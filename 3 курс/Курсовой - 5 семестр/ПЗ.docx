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359962" w14:textId="77777777" w:rsidR="003E678F" w:rsidRPr="00024648" w:rsidRDefault="003E678F" w:rsidP="003E678F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bookmarkStart w:id="4" w:name="_Hlk91101373"/>
      <w:bookmarkStart w:id="5" w:name="_Hlk101721099"/>
      <w:r w:rsidRPr="00024648">
        <w:rPr>
          <w:rFonts w:ascii="Times New Roman" w:hAnsi="Times New Roman"/>
          <w:color w:val="000000" w:themeColor="text1"/>
          <w:sz w:val="28"/>
          <w:szCs w:val="28"/>
        </w:rPr>
        <w:t>МИНИСТЕРСТВО ОБРАЗОВАНИЯ И НАУКИ РОССИЙСКОЙ ФЕДЕРАЦИИ</w:t>
      </w:r>
    </w:p>
    <w:p w14:paraId="0049EEB7" w14:textId="77777777" w:rsidR="003E678F" w:rsidRPr="00024648" w:rsidRDefault="003E678F" w:rsidP="003E678F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024648">
        <w:rPr>
          <w:rFonts w:ascii="Times New Roman" w:hAnsi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2F57991B" w14:textId="77777777" w:rsidR="003E678F" w:rsidRPr="00024648" w:rsidRDefault="003E678F" w:rsidP="003E678F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024648">
        <w:rPr>
          <w:rFonts w:ascii="Times New Roman" w:hAnsi="Times New Roman"/>
          <w:color w:val="000000" w:themeColor="text1"/>
          <w:sz w:val="28"/>
          <w:szCs w:val="28"/>
        </w:rPr>
        <w:t>высшего образования</w:t>
      </w:r>
    </w:p>
    <w:p w14:paraId="4E996FBE" w14:textId="77777777" w:rsidR="003E678F" w:rsidRPr="00024648" w:rsidRDefault="003E678F" w:rsidP="003E678F">
      <w:pPr>
        <w:pStyle w:val="12"/>
        <w:jc w:val="center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024648">
        <w:rPr>
          <w:rFonts w:ascii="Times New Roman" w:hAnsi="Times New Roman"/>
          <w:bCs/>
          <w:color w:val="000000" w:themeColor="text1"/>
          <w:sz w:val="28"/>
          <w:szCs w:val="28"/>
        </w:rPr>
        <w:t>«Вятский государственный университет»</w:t>
      </w:r>
    </w:p>
    <w:p w14:paraId="6F60B2AC" w14:textId="77777777" w:rsidR="003E678F" w:rsidRPr="00024648" w:rsidRDefault="003E678F" w:rsidP="003E678F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024648">
        <w:rPr>
          <w:rFonts w:ascii="Times New Roman" w:hAnsi="Times New Roman"/>
          <w:color w:val="000000" w:themeColor="text1"/>
          <w:sz w:val="28"/>
          <w:szCs w:val="28"/>
        </w:rPr>
        <w:t>Факультет автоматики и вычислительной техники</w:t>
      </w:r>
    </w:p>
    <w:p w14:paraId="6BB36AD7" w14:textId="77777777" w:rsidR="003E678F" w:rsidRPr="00024648" w:rsidRDefault="003E678F" w:rsidP="003E678F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024648">
        <w:rPr>
          <w:rFonts w:ascii="Times New Roman" w:hAnsi="Times New Roman"/>
          <w:color w:val="000000" w:themeColor="text1"/>
          <w:sz w:val="28"/>
          <w:szCs w:val="28"/>
        </w:rPr>
        <w:t>Кафедра электронных вычислительных машин</w:t>
      </w:r>
    </w:p>
    <w:p w14:paraId="5D16ABC5" w14:textId="77777777" w:rsidR="003E678F" w:rsidRPr="00024648" w:rsidRDefault="003E678F" w:rsidP="003E678F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49C89389" w14:textId="77777777" w:rsidR="003E678F" w:rsidRPr="00024648" w:rsidRDefault="003E678F" w:rsidP="003E678F">
      <w:pPr>
        <w:pStyle w:val="12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 w:rsidRPr="00024648">
        <w:rPr>
          <w:rFonts w:ascii="Times New Roman" w:hAnsi="Times New Roman"/>
          <w:color w:val="000000" w:themeColor="text1"/>
          <w:sz w:val="28"/>
          <w:szCs w:val="28"/>
        </w:rPr>
        <w:t>Допущено к защите</w:t>
      </w:r>
    </w:p>
    <w:p w14:paraId="2ED0C8FC" w14:textId="77777777" w:rsidR="003E678F" w:rsidRPr="00024648" w:rsidRDefault="003E678F" w:rsidP="003E678F">
      <w:pPr>
        <w:pStyle w:val="12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 w:rsidRPr="00024648">
        <w:rPr>
          <w:rFonts w:ascii="Times New Roman" w:hAnsi="Times New Roman"/>
          <w:color w:val="000000" w:themeColor="text1"/>
          <w:sz w:val="28"/>
          <w:szCs w:val="28"/>
        </w:rPr>
        <w:t>Руководитель проекта</w:t>
      </w:r>
    </w:p>
    <w:p w14:paraId="1ABB39B3" w14:textId="5ECA08AF" w:rsidR="003E678F" w:rsidRPr="00024648" w:rsidRDefault="003E678F" w:rsidP="003E678F">
      <w:pPr>
        <w:pStyle w:val="12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 w:rsidRPr="00024648">
        <w:rPr>
          <w:rFonts w:ascii="Times New Roman" w:hAnsi="Times New Roman"/>
          <w:color w:val="000000" w:themeColor="text1"/>
          <w:sz w:val="28"/>
          <w:szCs w:val="28"/>
        </w:rPr>
        <w:t>_________ (</w:t>
      </w:r>
      <w:proofErr w:type="spellStart"/>
      <w:r w:rsidR="00AC20F1" w:rsidRPr="00024648">
        <w:rPr>
          <w:rFonts w:ascii="Times New Roman" w:hAnsi="Times New Roman"/>
          <w:color w:val="000000" w:themeColor="text1"/>
          <w:sz w:val="28"/>
          <w:szCs w:val="28"/>
        </w:rPr>
        <w:t>Клюкин</w:t>
      </w:r>
      <w:proofErr w:type="spellEnd"/>
      <w:r w:rsidR="00AC20F1" w:rsidRPr="00024648">
        <w:rPr>
          <w:rFonts w:ascii="Times New Roman" w:hAnsi="Times New Roman"/>
          <w:color w:val="000000" w:themeColor="text1"/>
          <w:sz w:val="28"/>
          <w:szCs w:val="28"/>
        </w:rPr>
        <w:t xml:space="preserve"> В. Л</w:t>
      </w:r>
      <w:r w:rsidRPr="00024648">
        <w:rPr>
          <w:rFonts w:ascii="Times New Roman" w:hAnsi="Times New Roman"/>
          <w:color w:val="000000" w:themeColor="text1"/>
          <w:sz w:val="28"/>
          <w:szCs w:val="28"/>
        </w:rPr>
        <w:t>.)</w:t>
      </w:r>
    </w:p>
    <w:p w14:paraId="1BA14CD0" w14:textId="77777777" w:rsidR="003E678F" w:rsidRPr="00024648" w:rsidRDefault="003E678F" w:rsidP="003E678F">
      <w:pPr>
        <w:pStyle w:val="12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 w:rsidRPr="00024648">
        <w:rPr>
          <w:rFonts w:ascii="Times New Roman" w:hAnsi="Times New Roman"/>
          <w:color w:val="000000" w:themeColor="text1"/>
          <w:sz w:val="28"/>
          <w:szCs w:val="28"/>
        </w:rPr>
        <w:t>«___» ___________2022г.</w:t>
      </w:r>
    </w:p>
    <w:p w14:paraId="160C97AA" w14:textId="77777777" w:rsidR="003E678F" w:rsidRPr="00024648" w:rsidRDefault="003E678F" w:rsidP="003E678F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7C230EE6" w14:textId="15CCF88A" w:rsidR="003E678F" w:rsidRPr="001575A9" w:rsidRDefault="00AC20F1" w:rsidP="003E678F">
      <w:pPr>
        <w:pStyle w:val="12"/>
        <w:jc w:val="center"/>
        <w:rPr>
          <w:rFonts w:ascii="Times New Roman" w:hAnsi="Times New Roman"/>
          <w:sz w:val="28"/>
          <w:szCs w:val="28"/>
        </w:rPr>
      </w:pPr>
      <w:bookmarkStart w:id="6" w:name="_Hlk122293072"/>
      <w:bookmarkStart w:id="7" w:name="_Hlk122173027"/>
      <w:r w:rsidRPr="00024648">
        <w:rPr>
          <w:rFonts w:ascii="Times New Roman" w:hAnsi="Times New Roman"/>
          <w:sz w:val="28"/>
          <w:szCs w:val="28"/>
        </w:rPr>
        <w:t xml:space="preserve">Проектирование архитектуры платформы для создания </w:t>
      </w:r>
      <w:proofErr w:type="spellStart"/>
      <w:r w:rsidRPr="00024648">
        <w:rPr>
          <w:rFonts w:ascii="Times New Roman" w:hAnsi="Times New Roman"/>
          <w:sz w:val="28"/>
          <w:szCs w:val="28"/>
        </w:rPr>
        <w:t>телеграм</w:t>
      </w:r>
      <w:proofErr w:type="spellEnd"/>
      <w:r w:rsidRPr="00024648">
        <w:rPr>
          <w:rFonts w:ascii="Times New Roman" w:hAnsi="Times New Roman"/>
          <w:sz w:val="28"/>
          <w:szCs w:val="28"/>
        </w:rPr>
        <w:t xml:space="preserve"> ботов для спортзала</w:t>
      </w:r>
      <w:bookmarkEnd w:id="6"/>
      <w:r w:rsidR="001575A9" w:rsidRPr="001575A9">
        <w:rPr>
          <w:rFonts w:ascii="Times New Roman" w:hAnsi="Times New Roman"/>
          <w:sz w:val="28"/>
          <w:szCs w:val="28"/>
        </w:rPr>
        <w:t xml:space="preserve">. </w:t>
      </w:r>
      <w:r w:rsidR="001575A9">
        <w:rPr>
          <w:rFonts w:ascii="Times New Roman" w:hAnsi="Times New Roman"/>
          <w:sz w:val="28"/>
          <w:szCs w:val="28"/>
          <w:lang w:val="en-US"/>
        </w:rPr>
        <w:t>Telegram</w:t>
      </w:r>
      <w:r w:rsidR="001575A9" w:rsidRPr="009376ED">
        <w:rPr>
          <w:rFonts w:ascii="Times New Roman" w:hAnsi="Times New Roman"/>
          <w:sz w:val="28"/>
          <w:szCs w:val="28"/>
        </w:rPr>
        <w:t xml:space="preserve"> </w:t>
      </w:r>
      <w:r w:rsidR="001575A9">
        <w:rPr>
          <w:rFonts w:ascii="Times New Roman" w:hAnsi="Times New Roman"/>
          <w:sz w:val="28"/>
          <w:szCs w:val="28"/>
        </w:rPr>
        <w:t>бот</w:t>
      </w:r>
    </w:p>
    <w:bookmarkEnd w:id="7"/>
    <w:p w14:paraId="67FF8BF5" w14:textId="77777777" w:rsidR="003E678F" w:rsidRPr="00024648" w:rsidRDefault="003E678F" w:rsidP="003E678F">
      <w:pPr>
        <w:pStyle w:val="12"/>
        <w:jc w:val="center"/>
        <w:rPr>
          <w:rFonts w:ascii="Times New Roman" w:hAnsi="Times New Roman"/>
          <w:sz w:val="28"/>
          <w:szCs w:val="28"/>
        </w:rPr>
      </w:pPr>
    </w:p>
    <w:p w14:paraId="51A92054" w14:textId="77777777" w:rsidR="003E678F" w:rsidRPr="00024648" w:rsidRDefault="003E678F" w:rsidP="003E678F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024648">
        <w:rPr>
          <w:rFonts w:ascii="Times New Roman" w:hAnsi="Times New Roman"/>
          <w:color w:val="000000" w:themeColor="text1"/>
          <w:sz w:val="28"/>
          <w:szCs w:val="28"/>
        </w:rPr>
        <w:t>Пояснительная записка курсового проекта по дисциплине</w:t>
      </w:r>
    </w:p>
    <w:p w14:paraId="604A06B0" w14:textId="77777777" w:rsidR="003E678F" w:rsidRPr="00024648" w:rsidRDefault="003E678F" w:rsidP="003E678F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024648">
        <w:rPr>
          <w:rFonts w:ascii="Times New Roman" w:hAnsi="Times New Roman"/>
          <w:color w:val="000000" w:themeColor="text1"/>
          <w:sz w:val="28"/>
          <w:szCs w:val="28"/>
        </w:rPr>
        <w:t>«Комплекс знаний бакалавра в области программного и аппаратного обеспечения вычислительной техники»</w:t>
      </w:r>
    </w:p>
    <w:p w14:paraId="12EF756B" w14:textId="058D31A4" w:rsidR="003E678F" w:rsidRPr="00024648" w:rsidRDefault="003E678F" w:rsidP="003E678F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024648">
        <w:rPr>
          <w:rFonts w:ascii="Times New Roman" w:hAnsi="Times New Roman"/>
          <w:color w:val="000000" w:themeColor="text1"/>
          <w:sz w:val="28"/>
          <w:szCs w:val="28"/>
        </w:rPr>
        <w:t>ТПЖА.090301.</w:t>
      </w:r>
      <w:r w:rsidR="00392BDF">
        <w:rPr>
          <w:rFonts w:ascii="Times New Roman" w:hAnsi="Times New Roman"/>
          <w:color w:val="000000" w:themeColor="text1"/>
          <w:sz w:val="28"/>
          <w:szCs w:val="28"/>
        </w:rPr>
        <w:t>33</w:t>
      </w:r>
      <w:r w:rsidR="00834EC9" w:rsidRPr="00024648">
        <w:rPr>
          <w:rFonts w:ascii="Times New Roman" w:hAnsi="Times New Roman"/>
          <w:color w:val="000000" w:themeColor="text1"/>
          <w:sz w:val="28"/>
          <w:szCs w:val="28"/>
        </w:rPr>
        <w:t>1</w:t>
      </w:r>
      <w:r w:rsidRPr="00024648">
        <w:rPr>
          <w:rFonts w:ascii="Times New Roman" w:hAnsi="Times New Roman"/>
          <w:color w:val="000000" w:themeColor="text1"/>
          <w:sz w:val="28"/>
          <w:szCs w:val="28"/>
        </w:rPr>
        <w:t xml:space="preserve"> ПЗ</w:t>
      </w:r>
    </w:p>
    <w:p w14:paraId="0778376E" w14:textId="77777777" w:rsidR="003E678F" w:rsidRPr="00024648" w:rsidRDefault="003E678F" w:rsidP="003E678F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29F33B39" w14:textId="77777777" w:rsidR="003E678F" w:rsidRPr="00024648" w:rsidRDefault="003E678F" w:rsidP="003E678F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23423652" w14:textId="77777777" w:rsidR="003E678F" w:rsidRPr="00024648" w:rsidRDefault="003E678F" w:rsidP="003E678F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3E2ABD48" w14:textId="77777777" w:rsidR="003E678F" w:rsidRPr="00024648" w:rsidRDefault="003E678F" w:rsidP="003E678F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08AC56AA" w14:textId="3CDFF508" w:rsidR="003E678F" w:rsidRPr="00024648" w:rsidRDefault="003E678F" w:rsidP="003E678F">
      <w:pPr>
        <w:pStyle w:val="Times14"/>
        <w:ind w:firstLine="0"/>
      </w:pPr>
      <w:r w:rsidRPr="00024648">
        <w:t>Разработал студент группы ИВТ-</w:t>
      </w:r>
      <w:r w:rsidR="00AC20F1" w:rsidRPr="00024648">
        <w:t>31</w:t>
      </w:r>
      <w:r w:rsidRPr="00024648">
        <w:t xml:space="preserve">    </w:t>
      </w:r>
      <w:bookmarkStart w:id="8" w:name="_Hlk122172035"/>
      <w:r w:rsidR="00CE24DD">
        <w:t xml:space="preserve">     </w:t>
      </w:r>
      <w:r w:rsidRPr="00024648">
        <w:t>________________/</w:t>
      </w:r>
      <w:r w:rsidR="00AA72A6" w:rsidRPr="00024648">
        <w:t>Крючков И. С.</w:t>
      </w:r>
      <w:r w:rsidRPr="00024648">
        <w:t>/</w:t>
      </w:r>
      <w:bookmarkEnd w:id="8"/>
    </w:p>
    <w:p w14:paraId="568573A0" w14:textId="4C1377AB" w:rsidR="003E678F" w:rsidRPr="00024648" w:rsidRDefault="003E678F" w:rsidP="003E678F">
      <w:pPr>
        <w:pStyle w:val="Times14"/>
        <w:ind w:firstLine="0"/>
      </w:pPr>
      <w:bookmarkStart w:id="9" w:name="_Hlk91101922"/>
      <w:r w:rsidRPr="00024648">
        <w:t xml:space="preserve">Руководитель   </w:t>
      </w:r>
      <w:r w:rsidRPr="00024648">
        <w:tab/>
      </w:r>
      <w:r w:rsidRPr="00024648">
        <w:tab/>
      </w:r>
      <w:r w:rsidRPr="00024648">
        <w:tab/>
      </w:r>
      <w:r w:rsidRPr="00024648">
        <w:tab/>
        <w:t xml:space="preserve">    </w:t>
      </w:r>
      <w:r w:rsidR="00AC20F1" w:rsidRPr="00024648">
        <w:t xml:space="preserve">     __</w:t>
      </w:r>
      <w:r w:rsidRPr="00024648">
        <w:t>______________/</w:t>
      </w:r>
      <w:proofErr w:type="spellStart"/>
      <w:r w:rsidR="00AC20F1" w:rsidRPr="00024648">
        <w:t>Клюкин</w:t>
      </w:r>
      <w:proofErr w:type="spellEnd"/>
      <w:r w:rsidR="00AC20F1" w:rsidRPr="00024648">
        <w:t xml:space="preserve"> В. Л.</w:t>
      </w:r>
      <w:r w:rsidRPr="00024648">
        <w:t>/</w:t>
      </w:r>
    </w:p>
    <w:p w14:paraId="58B19FFC" w14:textId="27512C8F" w:rsidR="003E678F" w:rsidRPr="00024648" w:rsidRDefault="003E678F" w:rsidP="003E678F">
      <w:pPr>
        <w:pStyle w:val="Times14"/>
        <w:ind w:firstLine="0"/>
      </w:pPr>
      <w:r w:rsidRPr="00024648">
        <w:t>Консультант</w:t>
      </w:r>
      <w:r w:rsidRPr="00024648">
        <w:tab/>
      </w:r>
      <w:r w:rsidRPr="00024648">
        <w:tab/>
      </w:r>
      <w:r w:rsidRPr="00024648">
        <w:tab/>
      </w:r>
      <w:r w:rsidRPr="00024648">
        <w:tab/>
        <w:t xml:space="preserve">    </w:t>
      </w:r>
      <w:r w:rsidR="00AC20F1" w:rsidRPr="00024648">
        <w:t xml:space="preserve">     _</w:t>
      </w:r>
      <w:r w:rsidRPr="00024648">
        <w:t>_______________/</w:t>
      </w:r>
      <w:r w:rsidR="00AC20F1" w:rsidRPr="00024648">
        <w:t>Кошкин О. В</w:t>
      </w:r>
      <w:r w:rsidRPr="00024648">
        <w:t>./</w:t>
      </w:r>
    </w:p>
    <w:bookmarkEnd w:id="9"/>
    <w:p w14:paraId="31535EBD" w14:textId="77777777" w:rsidR="003E678F" w:rsidRPr="00024648" w:rsidRDefault="003E678F" w:rsidP="003E678F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  <w:r w:rsidRPr="00024648">
        <w:rPr>
          <w:rFonts w:ascii="Times New Roman" w:hAnsi="Times New Roman"/>
          <w:color w:val="000000" w:themeColor="text1"/>
          <w:sz w:val="28"/>
          <w:szCs w:val="28"/>
        </w:rPr>
        <w:t>Проект защищен с оценкой   «____________»              _______________</w:t>
      </w:r>
    </w:p>
    <w:p w14:paraId="66664A7B" w14:textId="6361D528" w:rsidR="003E678F" w:rsidRPr="00024648" w:rsidRDefault="003E678F" w:rsidP="003E678F">
      <w:pPr>
        <w:pStyle w:val="12"/>
        <w:rPr>
          <w:rFonts w:ascii="Times New Roman" w:hAnsi="Times New Roman"/>
          <w:i/>
          <w:color w:val="000000" w:themeColor="text1"/>
          <w:sz w:val="28"/>
          <w:szCs w:val="28"/>
        </w:rPr>
      </w:pPr>
      <w:r w:rsidRPr="00024648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024648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024648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024648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024648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024648">
        <w:rPr>
          <w:rFonts w:ascii="Times New Roman" w:hAnsi="Times New Roman"/>
          <w:iCs/>
          <w:color w:val="000000" w:themeColor="text1"/>
          <w:sz w:val="28"/>
          <w:szCs w:val="28"/>
        </w:rPr>
        <w:t xml:space="preserve">        (оценка) </w:t>
      </w:r>
      <w:r w:rsidRPr="00024648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024648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024648">
        <w:rPr>
          <w:rFonts w:ascii="Times New Roman" w:hAnsi="Times New Roman"/>
          <w:iCs/>
          <w:color w:val="000000" w:themeColor="text1"/>
          <w:sz w:val="28"/>
          <w:szCs w:val="28"/>
        </w:rPr>
        <w:tab/>
        <w:t>(дата)</w:t>
      </w:r>
    </w:p>
    <w:p w14:paraId="7D443802" w14:textId="77777777" w:rsidR="003E678F" w:rsidRPr="00024648" w:rsidRDefault="003E678F" w:rsidP="003E678F">
      <w:pPr>
        <w:pStyle w:val="a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259113" w14:textId="1DF1FBA3" w:rsidR="003E678F" w:rsidRPr="00024648" w:rsidRDefault="003E678F" w:rsidP="003E678F">
      <w:pPr>
        <w:pStyle w:val="a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>Члены комиссии</w:t>
      </w: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bookmarkStart w:id="10" w:name="_Hlk122172437"/>
      <w:bookmarkStart w:id="11" w:name="_Hlk91102205"/>
      <w:bookmarkStart w:id="12" w:name="_Hlk91102328"/>
      <w:r w:rsidR="001D1CB1"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D1CB1"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bookmarkStart w:id="13" w:name="_Hlk122172496"/>
      <w:r w:rsidR="001D1CB1"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>____________</w:t>
      </w:r>
      <w:bookmarkEnd w:id="10"/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bookmarkStart w:id="14" w:name="_Hlk122172483"/>
      <w:bookmarkEnd w:id="11"/>
      <w:r w:rsidR="001D1CB1"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>_______</w:t>
      </w: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>____________</w:t>
      </w:r>
      <w:bookmarkEnd w:id="14"/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bookmarkEnd w:id="12"/>
    </w:p>
    <w:bookmarkEnd w:id="13"/>
    <w:p w14:paraId="653B528D" w14:textId="441F54D3" w:rsidR="003E678F" w:rsidRPr="00024648" w:rsidRDefault="003E678F" w:rsidP="003E678F">
      <w:pPr>
        <w:pStyle w:val="a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67FD8"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67FD8"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  <w:r w:rsidR="001D1CB1"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D1CB1"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D1CB1"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bookmarkStart w:id="15" w:name="_Hlk122172567"/>
      <w:r w:rsidR="001D1CB1"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>(Ф.И.О.)</w:t>
      </w:r>
      <w:bookmarkEnd w:id="15"/>
    </w:p>
    <w:p w14:paraId="0E9DD442" w14:textId="77777777" w:rsidR="001D1CB1" w:rsidRPr="00024648" w:rsidRDefault="001D1CB1" w:rsidP="003E678F">
      <w:pPr>
        <w:pStyle w:val="a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DAE475" w14:textId="7865FCAC" w:rsidR="003E678F" w:rsidRPr="00024648" w:rsidRDefault="003E678F" w:rsidP="003E678F">
      <w:pPr>
        <w:pStyle w:val="a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D1CB1"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_____________________/___________________/</w:t>
      </w:r>
    </w:p>
    <w:p w14:paraId="7B7B324B" w14:textId="7BB75AB2" w:rsidR="003E678F" w:rsidRPr="00024648" w:rsidRDefault="003E678F" w:rsidP="003E678F">
      <w:pPr>
        <w:pStyle w:val="a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67FD8"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67FD8"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bookmarkStart w:id="16" w:name="_Hlk122172585"/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  <w:r w:rsidR="001D1CB1"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D1CB1"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D1CB1"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(Ф.И.О.)</w:t>
      </w:r>
    </w:p>
    <w:bookmarkEnd w:id="16"/>
    <w:p w14:paraId="7B851C45" w14:textId="77777777" w:rsidR="001D1CB1" w:rsidRPr="00024648" w:rsidRDefault="001D1CB1" w:rsidP="003E678F">
      <w:pPr>
        <w:pStyle w:val="a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3AEB22" w14:textId="77777777" w:rsidR="001D1CB1" w:rsidRPr="00024648" w:rsidRDefault="003E678F" w:rsidP="001D1CB1">
      <w:pPr>
        <w:pStyle w:val="a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D1CB1"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_____________________/___________________/</w:t>
      </w:r>
    </w:p>
    <w:p w14:paraId="5F97DDB5" w14:textId="77777777" w:rsidR="001D1CB1" w:rsidRPr="00024648" w:rsidRDefault="003E678F" w:rsidP="001D1CB1">
      <w:pPr>
        <w:pStyle w:val="a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67FD8"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67FD8"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D1CB1"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  <w:r w:rsidR="001D1CB1"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D1CB1"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D1CB1"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(Ф.И.О.)</w:t>
      </w:r>
    </w:p>
    <w:p w14:paraId="6F8250C6" w14:textId="449DBE5E" w:rsidR="003E678F" w:rsidRPr="00024648" w:rsidRDefault="003E678F" w:rsidP="003E678F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729D0485" w14:textId="60F070D7" w:rsidR="001D1CB1" w:rsidRPr="00024648" w:rsidRDefault="001D1CB1" w:rsidP="003E678F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0325C3F9" w14:textId="77777777" w:rsidR="00AA72A6" w:rsidRPr="00024648" w:rsidRDefault="00AA72A6" w:rsidP="003E678F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7561B8AF" w14:textId="77777777" w:rsidR="003E678F" w:rsidRPr="00024648" w:rsidRDefault="003E678F" w:rsidP="003E678F">
      <w:pPr>
        <w:pStyle w:val="12"/>
        <w:rPr>
          <w:rFonts w:ascii="Times New Roman" w:hAnsi="Times New Roman"/>
          <w:color w:val="000000" w:themeColor="text1"/>
          <w:sz w:val="28"/>
          <w:szCs w:val="28"/>
        </w:rPr>
      </w:pPr>
    </w:p>
    <w:p w14:paraId="49825983" w14:textId="77777777" w:rsidR="00063FB9" w:rsidRPr="00024648" w:rsidRDefault="003E678F" w:rsidP="0044060F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024648">
        <w:rPr>
          <w:rFonts w:ascii="Times New Roman" w:hAnsi="Times New Roman"/>
          <w:color w:val="000000" w:themeColor="text1"/>
          <w:sz w:val="28"/>
          <w:szCs w:val="28"/>
        </w:rPr>
        <w:t>Киров 20</w:t>
      </w:r>
      <w:bookmarkEnd w:id="4"/>
      <w:r w:rsidRPr="00024648">
        <w:rPr>
          <w:rFonts w:ascii="Times New Roman" w:hAnsi="Times New Roman"/>
          <w:color w:val="000000" w:themeColor="text1"/>
          <w:sz w:val="28"/>
          <w:szCs w:val="28"/>
        </w:rPr>
        <w:t>22</w:t>
      </w:r>
      <w:bookmarkEnd w:id="5"/>
    </w:p>
    <w:p w14:paraId="4661C164" w14:textId="28B0D4C7" w:rsidR="0044060F" w:rsidRPr="00024648" w:rsidRDefault="0044060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2464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014139C" w14:textId="7E0254E7" w:rsidR="00172545" w:rsidRPr="00024648" w:rsidRDefault="00172545" w:rsidP="00172545">
      <w:pPr>
        <w:pStyle w:val="Times14"/>
        <w:jc w:val="center"/>
      </w:pPr>
      <w:r w:rsidRPr="00024648">
        <w:lastRenderedPageBreak/>
        <w:t>Реферат</w:t>
      </w:r>
    </w:p>
    <w:p w14:paraId="11BB860F" w14:textId="06BE08A8" w:rsidR="0044060F" w:rsidRPr="00024648" w:rsidRDefault="00172545" w:rsidP="00172545">
      <w:pPr>
        <w:pStyle w:val="Times14"/>
      </w:pPr>
      <w:r w:rsidRPr="00024648">
        <w:t>Крючков И. С.</w:t>
      </w:r>
      <w:r w:rsidR="0044060F" w:rsidRPr="00024648">
        <w:t xml:space="preserve"> </w:t>
      </w:r>
      <w:r w:rsidR="001D1CB1" w:rsidRPr="00024648">
        <w:t>Проектирование архитектуры платформы</w:t>
      </w:r>
      <w:r w:rsidR="00E50C2E" w:rsidRPr="00024648">
        <w:t xml:space="preserve"> для создания </w:t>
      </w:r>
      <w:proofErr w:type="spellStart"/>
      <w:r w:rsidR="00E50C2E" w:rsidRPr="00024648">
        <w:t>телеграм</w:t>
      </w:r>
      <w:proofErr w:type="spellEnd"/>
      <w:r w:rsidR="00E50C2E" w:rsidRPr="00024648">
        <w:t xml:space="preserve"> ботов для спортзала</w:t>
      </w:r>
      <w:r w:rsidR="0044060F" w:rsidRPr="00024648">
        <w:t>.</w:t>
      </w:r>
      <w:r w:rsidR="001575A9">
        <w:t xml:space="preserve"> </w:t>
      </w:r>
      <w:r w:rsidR="001575A9">
        <w:rPr>
          <w:lang w:val="en-US"/>
        </w:rPr>
        <w:t>Telegram</w:t>
      </w:r>
      <w:r w:rsidR="001575A9" w:rsidRPr="009376ED">
        <w:t xml:space="preserve"> </w:t>
      </w:r>
      <w:r w:rsidR="001575A9">
        <w:t xml:space="preserve">бот. </w:t>
      </w:r>
      <w:r w:rsidR="0044060F" w:rsidRPr="00024648">
        <w:t>ТПЖА.090301.</w:t>
      </w:r>
      <w:r w:rsidR="00DB394C">
        <w:t>33</w:t>
      </w:r>
      <w:r w:rsidRPr="00024648">
        <w:t>1</w:t>
      </w:r>
      <w:r w:rsidR="0044060F" w:rsidRPr="00024648">
        <w:t xml:space="preserve"> ПЗ:    Курс. проект / </w:t>
      </w:r>
      <w:proofErr w:type="spellStart"/>
      <w:r w:rsidR="0044060F" w:rsidRPr="00024648">
        <w:t>ВятГУ</w:t>
      </w:r>
      <w:proofErr w:type="spellEnd"/>
      <w:r w:rsidR="0044060F" w:rsidRPr="00024648">
        <w:t xml:space="preserve">, каф.  ЭВМ; рук. </w:t>
      </w:r>
      <w:proofErr w:type="spellStart"/>
      <w:r w:rsidR="00E50C2E" w:rsidRPr="00024648">
        <w:t>Клюкин</w:t>
      </w:r>
      <w:proofErr w:type="spellEnd"/>
      <w:r w:rsidR="00E50C2E" w:rsidRPr="00024648">
        <w:t xml:space="preserve"> В. Л</w:t>
      </w:r>
      <w:r w:rsidR="0044060F" w:rsidRPr="00024648">
        <w:t xml:space="preserve">. - Киров, 2022. – ПЗ  </w:t>
      </w:r>
      <w:r w:rsidR="00635CCB">
        <w:t>5</w:t>
      </w:r>
      <w:r w:rsidR="00C87010">
        <w:t>4</w:t>
      </w:r>
      <w:r w:rsidR="0044060F" w:rsidRPr="00024648">
        <w:t xml:space="preserve"> с,  </w:t>
      </w:r>
      <w:r w:rsidR="003E72F4">
        <w:t>2</w:t>
      </w:r>
      <w:r w:rsidR="00CF12BA">
        <w:t>3</w:t>
      </w:r>
      <w:r w:rsidR="0044060F" w:rsidRPr="00024648">
        <w:t xml:space="preserve"> рис.,  </w:t>
      </w:r>
      <w:r w:rsidR="00D82194" w:rsidRPr="00024648">
        <w:t>3</w:t>
      </w:r>
      <w:r w:rsidR="0044060F" w:rsidRPr="00024648">
        <w:t xml:space="preserve">  табл.,  4</w:t>
      </w:r>
      <w:r w:rsidR="0044060F" w:rsidRPr="00024648">
        <w:rPr>
          <w:shd w:val="clear" w:color="auto" w:fill="FFFFFF" w:themeFill="background1"/>
        </w:rPr>
        <w:t xml:space="preserve">  </w:t>
      </w:r>
      <w:r w:rsidR="0044060F" w:rsidRPr="00024648">
        <w:t xml:space="preserve">источника, </w:t>
      </w:r>
      <w:r w:rsidR="00CF12BA">
        <w:t>6</w:t>
      </w:r>
      <w:r w:rsidR="0044060F" w:rsidRPr="00024648">
        <w:t xml:space="preserve"> прил.</w:t>
      </w:r>
    </w:p>
    <w:p w14:paraId="5850B5EF" w14:textId="77777777" w:rsidR="00DB1349" w:rsidRDefault="00DB1349" w:rsidP="00172545">
      <w:pPr>
        <w:pStyle w:val="Times14"/>
        <w:rPr>
          <w:bCs/>
        </w:rPr>
      </w:pPr>
    </w:p>
    <w:p w14:paraId="2F6DAF25" w14:textId="501F1101" w:rsidR="00DB1349" w:rsidRDefault="001B50AB" w:rsidP="00172545">
      <w:pPr>
        <w:pStyle w:val="Times14"/>
        <w:rPr>
          <w:bCs/>
        </w:rPr>
      </w:pPr>
      <w:r w:rsidRPr="00024648">
        <w:rPr>
          <w:bCs/>
        </w:rPr>
        <w:t>АРХИТЕКТУРА ПЛАТФОРМЫ</w:t>
      </w:r>
      <w:r w:rsidR="00850A8F" w:rsidRPr="00024648">
        <w:rPr>
          <w:bCs/>
        </w:rPr>
        <w:t xml:space="preserve">, АДМИНИСТРАТИВНАЯ ПАНЕЛЬ, КОНСТРУКТОР, </w:t>
      </w:r>
      <w:r w:rsidR="00850A8F" w:rsidRPr="00024648">
        <w:rPr>
          <w:bCs/>
          <w:lang w:val="en-US"/>
        </w:rPr>
        <w:t>TELEGRAM</w:t>
      </w:r>
      <w:r w:rsidR="00850A8F" w:rsidRPr="00024648">
        <w:rPr>
          <w:bCs/>
        </w:rPr>
        <w:t xml:space="preserve"> БОТ, БИЗНЕС-ПРОЦЕССЫ СПОРТЗАЛОВ</w:t>
      </w:r>
      <w:r w:rsidRPr="00024648">
        <w:rPr>
          <w:bCs/>
        </w:rPr>
        <w:t xml:space="preserve">, </w:t>
      </w:r>
      <w:r w:rsidRPr="00024648">
        <w:rPr>
          <w:bCs/>
          <w:lang w:val="en-US"/>
        </w:rPr>
        <w:t>UML</w:t>
      </w:r>
      <w:r w:rsidRPr="00024648">
        <w:rPr>
          <w:bCs/>
        </w:rPr>
        <w:t xml:space="preserve">, </w:t>
      </w:r>
      <w:r w:rsidRPr="00024648">
        <w:rPr>
          <w:bCs/>
          <w:lang w:val="en-US"/>
        </w:rPr>
        <w:t>ERD</w:t>
      </w:r>
      <w:r w:rsidRPr="00024648">
        <w:rPr>
          <w:bCs/>
        </w:rPr>
        <w:t xml:space="preserve">, </w:t>
      </w:r>
      <w:r w:rsidRPr="00024648">
        <w:rPr>
          <w:bCs/>
          <w:lang w:val="en-US"/>
        </w:rPr>
        <w:t>JSON</w:t>
      </w:r>
      <w:r w:rsidR="00D82194" w:rsidRPr="00024648">
        <w:rPr>
          <w:bCs/>
        </w:rPr>
        <w:t>.</w:t>
      </w:r>
    </w:p>
    <w:p w14:paraId="07537805" w14:textId="59658E5B" w:rsidR="0063491E" w:rsidRPr="00024648" w:rsidRDefault="0063491E" w:rsidP="00172545">
      <w:pPr>
        <w:pStyle w:val="Times14"/>
      </w:pPr>
      <w:r w:rsidRPr="00024648">
        <w:t>Объект курсового проекта –</w:t>
      </w:r>
      <w:r w:rsidR="00C56BA1" w:rsidRPr="00024648">
        <w:t xml:space="preserve"> </w:t>
      </w:r>
      <w:r w:rsidRPr="00024648">
        <w:t>информационн</w:t>
      </w:r>
      <w:r w:rsidR="00C56BA1" w:rsidRPr="00024648">
        <w:t>ая</w:t>
      </w:r>
      <w:r w:rsidRPr="00024648">
        <w:t xml:space="preserve"> платформ</w:t>
      </w:r>
      <w:r w:rsidR="00C56BA1" w:rsidRPr="00024648">
        <w:t>а</w:t>
      </w:r>
      <w:r w:rsidRPr="00024648">
        <w:t>, позволяющ</w:t>
      </w:r>
      <w:r w:rsidR="00C56BA1" w:rsidRPr="00024648">
        <w:t>ая</w:t>
      </w:r>
      <w:r w:rsidRPr="00024648">
        <w:t xml:space="preserve"> создавать и запускать </w:t>
      </w:r>
      <w:r w:rsidRPr="00024648">
        <w:rPr>
          <w:lang w:val="en-US"/>
        </w:rPr>
        <w:t>Telegram</w:t>
      </w:r>
      <w:r w:rsidRPr="00024648">
        <w:t xml:space="preserve"> ботов для организаций, оказывающих услуги спортклубов.</w:t>
      </w:r>
    </w:p>
    <w:p w14:paraId="0C2F7045" w14:textId="66AF22EA" w:rsidR="0044060F" w:rsidRPr="00024648" w:rsidRDefault="0044060F" w:rsidP="00172545">
      <w:pPr>
        <w:pStyle w:val="Times14"/>
        <w:rPr>
          <w:bCs/>
        </w:rPr>
      </w:pPr>
      <w:r w:rsidRPr="00024648">
        <w:t>Цель курсового проекта –</w:t>
      </w:r>
      <w:bookmarkStart w:id="17" w:name="_Hlk101727175"/>
      <w:r w:rsidR="00765BF3" w:rsidRPr="00024648">
        <w:t xml:space="preserve"> </w:t>
      </w:r>
      <w:bookmarkStart w:id="18" w:name="_Hlk122457172"/>
      <w:r w:rsidR="009A4916" w:rsidRPr="00024648">
        <w:t>сокра</w:t>
      </w:r>
      <w:r w:rsidR="0098596B">
        <w:t xml:space="preserve">щение трудозатрат на разработку </w:t>
      </w:r>
      <w:r w:rsidR="009A4916" w:rsidRPr="00024648">
        <w:rPr>
          <w:lang w:val="en-US"/>
        </w:rPr>
        <w:t>Telegram</w:t>
      </w:r>
      <w:r w:rsidR="009A4916" w:rsidRPr="00024648">
        <w:t xml:space="preserve"> ботов для спортклубов</w:t>
      </w:r>
      <w:bookmarkEnd w:id="18"/>
      <w:r w:rsidR="00B3131B" w:rsidRPr="00024648">
        <w:t>.</w:t>
      </w:r>
    </w:p>
    <w:bookmarkEnd w:id="17"/>
    <w:p w14:paraId="12F2B8E6" w14:textId="65474CC7" w:rsidR="0044060F" w:rsidRPr="00024648" w:rsidRDefault="00B3131B" w:rsidP="00172545">
      <w:pPr>
        <w:pStyle w:val="Times14"/>
      </w:pPr>
      <w:r w:rsidRPr="00024648">
        <w:t xml:space="preserve">Результат </w:t>
      </w:r>
      <w:r w:rsidR="00782602" w:rsidRPr="00024648">
        <w:t>работы –</w:t>
      </w:r>
      <w:r w:rsidR="009A4916" w:rsidRPr="00024648">
        <w:t xml:space="preserve"> </w:t>
      </w:r>
      <w:bookmarkStart w:id="19" w:name="_Hlk122178290"/>
      <w:r w:rsidR="003C6EC6" w:rsidRPr="00024648">
        <w:t>спроектированная архитектура информационной системы</w:t>
      </w:r>
      <w:bookmarkEnd w:id="19"/>
      <w:r w:rsidR="003C6EC6" w:rsidRPr="00024648">
        <w:t xml:space="preserve">, выполняющей функции по построению и запуску </w:t>
      </w:r>
      <w:r w:rsidR="003C6EC6" w:rsidRPr="00024648">
        <w:rPr>
          <w:lang w:val="en-US"/>
        </w:rPr>
        <w:t>Telegram</w:t>
      </w:r>
      <w:r w:rsidR="003C6EC6" w:rsidRPr="00024648">
        <w:t xml:space="preserve"> ботов</w:t>
      </w:r>
      <w:r w:rsidR="000A0B87" w:rsidRPr="00024648">
        <w:t xml:space="preserve"> для оказания </w:t>
      </w:r>
      <w:r w:rsidR="002E7D44" w:rsidRPr="00024648">
        <w:t xml:space="preserve">доступа к </w:t>
      </w:r>
      <w:r w:rsidR="000A0B87" w:rsidRPr="00024648">
        <w:t>услуг</w:t>
      </w:r>
      <w:r w:rsidR="002E7D44" w:rsidRPr="00024648">
        <w:t>ам</w:t>
      </w:r>
      <w:r w:rsidR="000A0B87" w:rsidRPr="00024648">
        <w:t xml:space="preserve"> спортклубов</w:t>
      </w:r>
      <w:r w:rsidR="00782602" w:rsidRPr="00024648">
        <w:t>.</w:t>
      </w:r>
    </w:p>
    <w:p w14:paraId="766B6982" w14:textId="77777777" w:rsidR="0044060F" w:rsidRPr="00024648" w:rsidRDefault="0044060F" w:rsidP="0044060F">
      <w:pPr>
        <w:pStyle w:val="12"/>
        <w:jc w:val="center"/>
        <w:rPr>
          <w:rFonts w:ascii="Times New Roman" w:hAnsi="Times New Roman"/>
          <w:color w:val="000000" w:themeColor="text1"/>
          <w:sz w:val="28"/>
          <w:szCs w:val="28"/>
        </w:rPr>
        <w:sectPr w:rsidR="0044060F" w:rsidRPr="00024648" w:rsidSect="006F5789">
          <w:pgSz w:w="11906" w:h="16838"/>
          <w:pgMar w:top="1134" w:right="851" w:bottom="340" w:left="1701" w:header="709" w:footer="709" w:gutter="0"/>
          <w:cols w:space="708"/>
          <w:docGrid w:linePitch="360"/>
        </w:sectPr>
      </w:pPr>
    </w:p>
    <w:bookmarkStart w:id="20" w:name="_Toc101816502" w:displacedByCustomXml="next"/>
    <w:sdt>
      <w:sdtPr>
        <w:rPr>
          <w:rFonts w:asciiTheme="minorHAnsi" w:hAnsiTheme="minorHAnsi" w:cstheme="minorBidi"/>
          <w:sz w:val="22"/>
          <w:szCs w:val="22"/>
        </w:rPr>
        <w:id w:val="-21106505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CAD74F" w14:textId="28625999" w:rsidR="00EE37D9" w:rsidRPr="00D54791" w:rsidRDefault="00276E16" w:rsidP="00EE37D9">
          <w:pPr>
            <w:pStyle w:val="Times14"/>
            <w:jc w:val="center"/>
          </w:pPr>
          <w:r w:rsidRPr="00D54791">
            <w:t>Содержание</w:t>
          </w:r>
        </w:p>
        <w:p w14:paraId="2B1852D3" w14:textId="1236011A" w:rsidR="00D54791" w:rsidRPr="00D54791" w:rsidRDefault="00EE37D9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5479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5479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5479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2726788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_Toc122726788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E3E25" w14:textId="49C5C422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789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 Анализ предметной области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_Toc122726789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12F4F3" w14:textId="46E43BED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790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Актуальность темы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_Toc122726790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4BCA25" w14:textId="57EFFDBF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791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Обзор аналогов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_Toc122726791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6CC4D" w14:textId="1DC8F771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792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1.2.1</w:t>
            </w:r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Бот-платформа «</w:t>
            </w:r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ManyBot</w:t>
            </w:r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_Toc122726792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287E2A" w14:textId="68714F0B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793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1.2.2</w:t>
            </w:r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Конструктор </w:t>
            </w:r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Telegram </w:t>
            </w:r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ботов «</w:t>
            </w:r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Puzzlebot</w:t>
            </w:r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_Toc122726793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7CE314" w14:textId="349433DD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794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1.2.3</w:t>
            </w:r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Конструктор чат-ботов «</w:t>
            </w:r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Botmother</w:t>
            </w:r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_Toc122726794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205D98" w14:textId="0DA8D404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795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 Расширенное техническое задание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_Toc122726795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B35633" w14:textId="71207A7C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796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2.1</w:t>
            </w:r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Основание для разработки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_Toc122726796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FED565" w14:textId="77BDF9E3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797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Цель и задачи проектирования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_Toc122726797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4D48A0" w14:textId="02E17AA9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798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2.2.1</w:t>
            </w:r>
            <w:r w:rsidR="00D54791" w:rsidRPr="00D547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Структура </w:t>
            </w:r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информационной системы.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_Toc122726798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80028" w14:textId="5DD4CAFC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799" w:history="1">
            <w:r w:rsidR="00D54791" w:rsidRPr="00D547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2.2.2 Требования к функциональным характеристикам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_Toc122726799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AFD29" w14:textId="7E0F2775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00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2.2.2.1 Административная панель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_Toc122726800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AEE6D7" w14:textId="3ECCC7C3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01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2.2.2.2</w:t>
            </w:r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Telegram </w:t>
            </w:r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бот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_Toc122726801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A6A85" w14:textId="2DEB981A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02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2.2.2.3 Конструктор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_Toc122726802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3554CC" w14:textId="4EB43FFB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03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2.2.3 Ролевая модель управления доступом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_Toc122726803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02DFEA" w14:textId="586BD17B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04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2.2.4 Требования к пользовательскому интерфейсу административной панели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_Toc122726804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54EAA0" w14:textId="110511A1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05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2.2.5 Требования к программному обеспечению серверной части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_Toc122726805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B9D510" w14:textId="38159948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06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2.2.6 Требования к клиентскому программному обеспечению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_Toc122726806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FB7F4" w14:textId="181BD258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07" w:history="1">
            <w:r w:rsidR="00D54791" w:rsidRPr="00D547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 Стадии разработки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_Toc122726807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B0F045" w14:textId="7352667A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08" w:history="1">
            <w:r w:rsidR="00D54791" w:rsidRPr="00D547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2.4</w:t>
            </w:r>
            <w:r w:rsidR="00D54791" w:rsidRPr="00D547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Общие положения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_Toc122726808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FE5EBC" w14:textId="1390370D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09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 Разработка структуры системы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_Toc122726809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519B5" w14:textId="7D8CE8E8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10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3.1 Обобщенная структура системы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_Toc122726810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7EC34" w14:textId="44AFABE7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11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 Административная панель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_Toc122726811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6D4A40" w14:textId="39081BA0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12" w:history="1">
            <w:r w:rsidR="00D54791" w:rsidRPr="00D547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3.2.1 Структура административной панели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_Toc122726812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65E67" w14:textId="580E0571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13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3.2.2 Обработка запросов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_Toc122726813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077A7" w14:textId="1C82820A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14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3.2.3 Ролевая модель доступа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_Toc122726814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AFA2B" w14:textId="487C5778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15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3.2.4 Структура передаваемых данных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_Toc122726815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7BF572" w14:textId="2776C7C0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16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3.2.5</w:t>
            </w:r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Пользовательский интерфейс административной панели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_Toc122726816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840E9A" w14:textId="47E20FE3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17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 Конструктор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_Toc122726817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30EAE9" w14:textId="7855FB7A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18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3.3.1 Структура конструктора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_Toc122726818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0B2A0" w14:textId="53A910BE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19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3.3.2</w:t>
            </w:r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Пользовательский интерфейс конструктора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_Toc122726819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C196FD" w14:textId="0A99F917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20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Telegram </w:t>
            </w:r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бот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_Toc122726820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A5334" w14:textId="1F74EA32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21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3.4.1 Структура бота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_Toc122726821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E6F64B" w14:textId="0C73F38D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22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3.4.2 Пример взаимодействия пользователя с ботом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_Toc122726822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34D3A" w14:textId="2D0F3488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23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 Структура базы данных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_Toc122726823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366376" w14:textId="4BD11EF6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24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 Общие сведения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_Toc122726824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92AB51" w14:textId="2C930A2C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25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4.2 Концептуальная структура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_Toc122726825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3093B" w14:textId="578F7A8E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26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4.3 Логическая структура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_Toc122726826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60F39" w14:textId="3E01A1A7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27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C51F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. </w:t>
            </w:r>
            <w:r w:rsidR="00C51F91" w:rsidRPr="00C51F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Диаграмма состояний для административной панели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_Toc122726827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C2E20A" w14:textId="18DCBAB0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28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C51F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. </w:t>
            </w:r>
            <w:r w:rsidR="00C51F91" w:rsidRPr="00C51F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Диаграмма состояний для модуля «бот» административной панели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_Toc122726828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66556D" w14:textId="058A07A4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29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C51F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. </w:t>
            </w:r>
            <w:r w:rsidR="00C51F91" w:rsidRPr="00C51F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Диаграмма состояний для модуля «организация» административной панели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_Toc122726829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80E7E" w14:textId="79D952D1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30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C51F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. </w:t>
            </w:r>
            <w:r w:rsidR="00C51F91" w:rsidRPr="00C51F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Диаграмма состояний для конструктора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_Toc122726830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0ADB8" w14:textId="55EDF8EA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31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A15FF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. </w:t>
            </w:r>
            <w:r w:rsidR="00A15FFD" w:rsidRPr="00A15FF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Перечень сокращений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_Toc122726831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563A8" w14:textId="49B99F90" w:rsidR="00D54791" w:rsidRPr="00D54791" w:rsidRDefault="003465F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726832" w:history="1">
            <w:r w:rsidR="00D54791" w:rsidRPr="00D547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="00A15FF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. Библиографический список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_Toc122726832 \h </w:instrTex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769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D54791" w:rsidRPr="00D547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B2CD1C" w14:textId="5D458321" w:rsidR="00EE37D9" w:rsidRPr="00024648" w:rsidRDefault="00EE37D9">
          <w:pPr>
            <w:rPr>
              <w:rFonts w:ascii="Times New Roman" w:hAnsi="Times New Roman" w:cs="Times New Roman"/>
              <w:sz w:val="28"/>
              <w:szCs w:val="28"/>
            </w:rPr>
          </w:pPr>
          <w:r w:rsidRPr="00D5479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29AF8AE" w14:textId="77777777" w:rsidR="004D6B6A" w:rsidRPr="00024648" w:rsidRDefault="004D6B6A" w:rsidP="00EE37D9">
      <w:pPr>
        <w:pStyle w:val="Times14"/>
      </w:pPr>
    </w:p>
    <w:p w14:paraId="3204F1E8" w14:textId="77777777" w:rsidR="004D6B6A" w:rsidRPr="00024648" w:rsidRDefault="004D6B6A" w:rsidP="00EE37D9">
      <w:pPr>
        <w:pStyle w:val="Times14"/>
        <w:ind w:firstLine="0"/>
        <w:rPr>
          <w:rFonts w:eastAsiaTheme="majorEastAsia"/>
        </w:rPr>
      </w:pPr>
      <w:r w:rsidRPr="00024648">
        <w:br w:type="page"/>
      </w:r>
    </w:p>
    <w:p w14:paraId="0ADFD7FC" w14:textId="2F1098DF" w:rsidR="00A47CB4" w:rsidRPr="00024648" w:rsidRDefault="00CF60D4" w:rsidP="006300A4">
      <w:pPr>
        <w:pStyle w:val="VyatSUHeader1"/>
        <w:numPr>
          <w:ilvl w:val="0"/>
          <w:numId w:val="0"/>
        </w:numPr>
        <w:ind w:left="709"/>
        <w:jc w:val="center"/>
      </w:pPr>
      <w:bookmarkStart w:id="21" w:name="_Toc122726788"/>
      <w:r w:rsidRPr="00024648">
        <w:lastRenderedPageBreak/>
        <w:t>Введение</w:t>
      </w:r>
      <w:bookmarkEnd w:id="20"/>
      <w:bookmarkEnd w:id="21"/>
    </w:p>
    <w:p w14:paraId="2A63D0B8" w14:textId="77777777" w:rsidR="00DF60D1" w:rsidRPr="00024648" w:rsidRDefault="00DF60D1" w:rsidP="00DF60D1">
      <w:pPr>
        <w:pStyle w:val="Times14"/>
        <w:rPr>
          <w:lang w:eastAsia="ru-RU"/>
        </w:rPr>
      </w:pPr>
      <w:r w:rsidRPr="00024648">
        <w:rPr>
          <w:lang w:eastAsia="ru-RU"/>
        </w:rPr>
        <w:t>В современном мире стали популярными такие приложения для быстрого общения как мессенджеры. Таких приложений достаточно много, но большинство пользователей сети интернет все чаще отдают предпочтение мессенджеру Telegram как наиболее удобному и надежному. </w:t>
      </w:r>
    </w:p>
    <w:p w14:paraId="524AFF14" w14:textId="77777777" w:rsidR="00DF60D1" w:rsidRPr="00024648" w:rsidRDefault="00DF60D1" w:rsidP="00DF60D1">
      <w:pPr>
        <w:pStyle w:val="Times14"/>
        <w:rPr>
          <w:lang w:eastAsia="ru-RU"/>
        </w:rPr>
      </w:pPr>
      <w:r w:rsidRPr="00024648">
        <w:rPr>
          <w:lang w:eastAsia="ru-RU"/>
        </w:rPr>
        <w:t>У Telegram имеется удобное API для создания ботов. Бот способен выполнять определенные команды, заданные пользователем через интерфейс Telegram. Данный функционал вполне может удовлетворять потребности компании в предоставлении некоторых услуг в разных сферах. Спортивные залы являются одной из таких сфер. </w:t>
      </w:r>
    </w:p>
    <w:p w14:paraId="2228931C" w14:textId="3686AB18" w:rsidR="00DF60D1" w:rsidRPr="00024648" w:rsidRDefault="00DF60D1" w:rsidP="00DF60D1">
      <w:pPr>
        <w:pStyle w:val="Times14"/>
        <w:rPr>
          <w:lang w:eastAsia="ru-RU"/>
        </w:rPr>
      </w:pPr>
      <w:r w:rsidRPr="00024648">
        <w:rPr>
          <w:lang w:eastAsia="ru-RU"/>
        </w:rPr>
        <w:t>Создание ботов</w:t>
      </w:r>
      <w:r w:rsidR="002B5DD9" w:rsidRPr="00024648">
        <w:rPr>
          <w:lang w:eastAsia="ru-RU"/>
        </w:rPr>
        <w:t xml:space="preserve"> — это</w:t>
      </w:r>
      <w:r w:rsidRPr="00024648">
        <w:rPr>
          <w:lang w:eastAsia="ru-RU"/>
        </w:rPr>
        <w:t xml:space="preserve"> трудоемкий процесс, требующий квалифицированных программистов, что довольно затратно для бизнеса. </w:t>
      </w:r>
    </w:p>
    <w:p w14:paraId="697BEC1E" w14:textId="2B99DD4B" w:rsidR="00B75EA1" w:rsidRPr="00024648" w:rsidRDefault="00DF60D1" w:rsidP="00DF60D1">
      <w:pPr>
        <w:pStyle w:val="Times14"/>
        <w:rPr>
          <w:lang w:eastAsia="ru-RU"/>
        </w:rPr>
      </w:pPr>
      <w:r w:rsidRPr="00024648">
        <w:rPr>
          <w:lang w:eastAsia="ru-RU"/>
        </w:rPr>
        <w:t>Платформа для создания ботов для спортзала будет решением,</w:t>
      </w:r>
      <w:r w:rsidR="002B5DD9" w:rsidRPr="00024648">
        <w:rPr>
          <w:lang w:eastAsia="ru-RU"/>
        </w:rPr>
        <w:t xml:space="preserve"> </w:t>
      </w:r>
      <w:r w:rsidRPr="00024648">
        <w:rPr>
          <w:lang w:eastAsia="ru-RU"/>
        </w:rPr>
        <w:t>предоставляющим компаниям средство для быстрого создания и запуска Telegram ботов с требуемым функционалом для закрытия базовых потребностей этой области.</w:t>
      </w:r>
    </w:p>
    <w:p w14:paraId="420AEA48" w14:textId="3B891BD1" w:rsidR="00B75EA1" w:rsidRPr="00024648" w:rsidRDefault="00B75EA1">
      <w:pPr>
        <w:rPr>
          <w:rFonts w:ascii="Times New Roman" w:hAnsi="Times New Roman" w:cs="Times New Roman"/>
          <w:sz w:val="28"/>
          <w:szCs w:val="28"/>
        </w:rPr>
      </w:pPr>
      <w:r w:rsidRPr="00024648">
        <w:rPr>
          <w:rFonts w:ascii="Times New Roman" w:hAnsi="Times New Roman" w:cs="Times New Roman"/>
          <w:sz w:val="28"/>
          <w:szCs w:val="28"/>
        </w:rPr>
        <w:br w:type="page"/>
      </w:r>
    </w:p>
    <w:p w14:paraId="57EB45A5" w14:textId="4510938C" w:rsidR="00283828" w:rsidRPr="00024648" w:rsidRDefault="00DF60D1" w:rsidP="002D2ED0">
      <w:pPr>
        <w:pStyle w:val="VyatSUHeader1"/>
      </w:pPr>
      <w:bookmarkStart w:id="22" w:name="_Toc122726789"/>
      <w:r w:rsidRPr="00024648">
        <w:lastRenderedPageBreak/>
        <w:t>Анализ предметной области</w:t>
      </w:r>
      <w:bookmarkEnd w:id="22"/>
    </w:p>
    <w:p w14:paraId="63F78FD2" w14:textId="2082C7A5" w:rsidR="00C56BA1" w:rsidRPr="00024648" w:rsidRDefault="00C56BA1" w:rsidP="00C42734">
      <w:pPr>
        <w:pStyle w:val="Times14"/>
      </w:pPr>
      <w:r w:rsidRPr="00024648">
        <w:t>В данно</w:t>
      </w:r>
      <w:r w:rsidR="00A13918" w:rsidRPr="00024648">
        <w:t>м</w:t>
      </w:r>
      <w:r w:rsidRPr="00024648">
        <w:t xml:space="preserve"> </w:t>
      </w:r>
      <w:r w:rsidR="00A13918" w:rsidRPr="00024648">
        <w:t>разделе</w:t>
      </w:r>
      <w:r w:rsidRPr="00024648">
        <w:t xml:space="preserve"> проводится анализ предметной области, выполняется обзор существующих программных решений для </w:t>
      </w:r>
      <w:del w:id="23" w:author="Кошкин Олег Владимирович" w:date="2022-12-26T16:07:00Z">
        <w:r w:rsidRPr="00024648" w:rsidDel="000127C5">
          <w:delText xml:space="preserve">решения </w:delText>
        </w:r>
      </w:del>
      <w:ins w:id="24" w:author="Кошкин Олег Владимирович" w:date="2022-12-26T16:07:00Z">
        <w:r w:rsidR="000127C5">
          <w:t>выполнения</w:t>
        </w:r>
        <w:r w:rsidR="000127C5" w:rsidRPr="00024648">
          <w:t xml:space="preserve"> </w:t>
        </w:r>
      </w:ins>
      <w:r w:rsidRPr="00024648">
        <w:t>поставленной задачи.</w:t>
      </w:r>
    </w:p>
    <w:p w14:paraId="7060FDF4" w14:textId="530E8E36" w:rsidR="00A9262E" w:rsidRPr="00C42734" w:rsidRDefault="00DF60D1" w:rsidP="00380DCC">
      <w:pPr>
        <w:pStyle w:val="VyatSUHeader2"/>
      </w:pPr>
      <w:bookmarkStart w:id="25" w:name="_Toc122726790"/>
      <w:r w:rsidRPr="00024648">
        <w:t>Актуальность темы</w:t>
      </w:r>
      <w:bookmarkEnd w:id="25"/>
    </w:p>
    <w:p w14:paraId="589DA075" w14:textId="39937684" w:rsidR="000A46D6" w:rsidRPr="00024648" w:rsidRDefault="00DF60D1" w:rsidP="00461FFF">
      <w:pPr>
        <w:pStyle w:val="Times14"/>
        <w:rPr>
          <w:color w:val="000000"/>
        </w:rPr>
      </w:pPr>
      <w:r w:rsidRPr="00024648">
        <w:rPr>
          <w:color w:val="000000"/>
        </w:rPr>
        <w:t xml:space="preserve">Боты в мессенджере Telegram становятся все более популярными и число их пользователей постоянно растет. Они помогают пользователям выполнять типичные рутинные действия в </w:t>
      </w:r>
      <w:del w:id="26" w:author="Кошкин Олег Владимирович" w:date="2022-12-26T16:07:00Z">
        <w:r w:rsidRPr="00024648" w:rsidDel="000127C5">
          <w:rPr>
            <w:color w:val="000000"/>
          </w:rPr>
          <w:delText xml:space="preserve">автоматическом </w:delText>
        </w:r>
      </w:del>
      <w:ins w:id="27" w:author="Кошкин Олег Владимирович" w:date="2022-12-26T16:07:00Z">
        <w:r w:rsidR="000127C5" w:rsidRPr="00024648">
          <w:rPr>
            <w:color w:val="000000"/>
          </w:rPr>
          <w:t>автомати</w:t>
        </w:r>
        <w:r w:rsidR="000127C5">
          <w:rPr>
            <w:color w:val="000000"/>
          </w:rPr>
          <w:t>зированном</w:t>
        </w:r>
        <w:r w:rsidR="000127C5" w:rsidRPr="00024648">
          <w:rPr>
            <w:color w:val="000000"/>
          </w:rPr>
          <w:t xml:space="preserve"> </w:t>
        </w:r>
      </w:ins>
      <w:r w:rsidRPr="00024648">
        <w:rPr>
          <w:color w:val="000000"/>
        </w:rPr>
        <w:t>режиме, значительно упрощая им жизнь. Для владельцев же самих бот</w:t>
      </w:r>
      <w:r w:rsidR="0016488C" w:rsidRPr="00024648">
        <w:rPr>
          <w:color w:val="000000"/>
        </w:rPr>
        <w:t>ов они</w:t>
      </w:r>
      <w:r w:rsidRPr="00024648">
        <w:rPr>
          <w:color w:val="000000"/>
        </w:rPr>
        <w:t xml:space="preserve"> стали незаменимыми помощниками в работе.</w:t>
      </w:r>
    </w:p>
    <w:p w14:paraId="459D7E87" w14:textId="6936766D" w:rsidR="00DF60D1" w:rsidRPr="00024648" w:rsidRDefault="00DF60D1" w:rsidP="00461FFF">
      <w:pPr>
        <w:pStyle w:val="Times14"/>
        <w:rPr>
          <w:color w:val="000000"/>
        </w:rPr>
      </w:pPr>
      <w:r w:rsidRPr="00024648">
        <w:rPr>
          <w:color w:val="000000"/>
        </w:rPr>
        <w:t>Telegram</w:t>
      </w:r>
      <w:ins w:id="28" w:author="Кошкин Олег Владимирович" w:date="2022-12-26T16:08:00Z">
        <w:r w:rsidR="000127C5">
          <w:rPr>
            <w:color w:val="000000"/>
          </w:rPr>
          <w:t>-</w:t>
        </w:r>
      </w:ins>
      <w:del w:id="29" w:author="Кошкин Олег Владимирович" w:date="2022-12-26T16:08:00Z">
        <w:r w:rsidRPr="00024648" w:rsidDel="000127C5">
          <w:rPr>
            <w:color w:val="000000"/>
          </w:rPr>
          <w:delText xml:space="preserve"> </w:delText>
        </w:r>
      </w:del>
      <w:r w:rsidRPr="00024648">
        <w:rPr>
          <w:color w:val="000000"/>
        </w:rPr>
        <w:t>боты имеют множество плюсов, таких как:</w:t>
      </w:r>
    </w:p>
    <w:p w14:paraId="5D025D8D" w14:textId="77777777" w:rsidR="00DF60D1" w:rsidRPr="00024648" w:rsidRDefault="00DF60D1" w:rsidP="0048344F">
      <w:pPr>
        <w:pStyle w:val="Times14"/>
        <w:numPr>
          <w:ilvl w:val="0"/>
          <w:numId w:val="4"/>
        </w:numPr>
        <w:ind w:left="0" w:firstLine="709"/>
      </w:pPr>
      <w:r w:rsidRPr="00024648">
        <w:t>Круглосуточный доступ;</w:t>
      </w:r>
    </w:p>
    <w:p w14:paraId="3ECBCCAE" w14:textId="77777777" w:rsidR="00DF60D1" w:rsidRPr="00024648" w:rsidRDefault="00DF60D1" w:rsidP="0048344F">
      <w:pPr>
        <w:pStyle w:val="Times14"/>
        <w:numPr>
          <w:ilvl w:val="0"/>
          <w:numId w:val="4"/>
        </w:numPr>
        <w:ind w:left="0" w:firstLine="709"/>
      </w:pPr>
      <w:r w:rsidRPr="00024648">
        <w:t>Моментальный ответ на запрос пользователя;</w:t>
      </w:r>
    </w:p>
    <w:p w14:paraId="2B77FC9D" w14:textId="77777777" w:rsidR="00DF60D1" w:rsidRPr="00024648" w:rsidRDefault="00DF60D1" w:rsidP="0048344F">
      <w:pPr>
        <w:pStyle w:val="Times14"/>
        <w:numPr>
          <w:ilvl w:val="0"/>
          <w:numId w:val="4"/>
        </w:numPr>
        <w:ind w:left="0" w:firstLine="709"/>
      </w:pPr>
      <w:r w:rsidRPr="00024648">
        <w:t>Удобство использования, интуитивно понятный интерфейс;</w:t>
      </w:r>
    </w:p>
    <w:p w14:paraId="3522DEDD" w14:textId="77777777" w:rsidR="00DF60D1" w:rsidRPr="00024648" w:rsidRDefault="00DF60D1" w:rsidP="0048344F">
      <w:pPr>
        <w:pStyle w:val="Times14"/>
        <w:numPr>
          <w:ilvl w:val="0"/>
          <w:numId w:val="4"/>
        </w:numPr>
        <w:ind w:left="0" w:firstLine="709"/>
      </w:pPr>
      <w:r w:rsidRPr="00024648">
        <w:t>Не требуют установки дополнительных программ, общение с ботом ведется через мессенджер;</w:t>
      </w:r>
    </w:p>
    <w:p w14:paraId="3DB58D60" w14:textId="1A6B9ADA" w:rsidR="00DF60D1" w:rsidRPr="00024648" w:rsidRDefault="00DF60D1" w:rsidP="0048344F">
      <w:pPr>
        <w:pStyle w:val="Times14"/>
        <w:numPr>
          <w:ilvl w:val="0"/>
          <w:numId w:val="4"/>
        </w:numPr>
        <w:ind w:left="0" w:firstLine="709"/>
      </w:pPr>
      <w:del w:id="30" w:author="Кошкин Олег Владимирович" w:date="2022-12-26T16:09:00Z">
        <w:r w:rsidRPr="00024648" w:rsidDel="000127C5">
          <w:delText>Множество возможностей</w:delText>
        </w:r>
      </w:del>
      <w:ins w:id="31" w:author="Кошкин Олег Владимирович" w:date="2022-12-26T16:09:00Z">
        <w:r w:rsidR="000127C5">
          <w:t>Широкий набор реализуемых функций</w:t>
        </w:r>
      </w:ins>
      <w:del w:id="32" w:author="Кошкин Олег Владимирович" w:date="2022-12-26T16:10:00Z">
        <w:r w:rsidRPr="00024648" w:rsidDel="000127C5">
          <w:delText xml:space="preserve">: </w:delText>
        </w:r>
        <w:commentRangeStart w:id="33"/>
        <w:r w:rsidRPr="00024648" w:rsidDel="000127C5">
          <w:delText>от отправки новостей до заказа еды</w:delText>
        </w:r>
      </w:del>
      <w:commentRangeEnd w:id="33"/>
      <w:r w:rsidR="000127C5">
        <w:rPr>
          <w:rStyle w:val="af1"/>
          <w:rFonts w:asciiTheme="minorHAnsi" w:hAnsiTheme="minorHAnsi" w:cstheme="minorBidi"/>
        </w:rPr>
        <w:commentReference w:id="33"/>
      </w:r>
      <w:del w:id="34" w:author="Кошкин Олег Владимирович" w:date="2022-12-26T16:10:00Z">
        <w:r w:rsidRPr="00024648" w:rsidDel="000127C5">
          <w:delText>.</w:delText>
        </w:r>
      </w:del>
    </w:p>
    <w:p w14:paraId="2F96B3C6" w14:textId="70A0F45F" w:rsidR="00DF60D1" w:rsidRPr="00024648" w:rsidRDefault="00DF60D1" w:rsidP="00DF60D1">
      <w:pPr>
        <w:pStyle w:val="Times14"/>
        <w:rPr>
          <w:color w:val="000000"/>
        </w:rPr>
      </w:pPr>
      <w:r w:rsidRPr="00024648">
        <w:rPr>
          <w:color w:val="000000"/>
        </w:rPr>
        <w:t>Telegram</w:t>
      </w:r>
      <w:ins w:id="35" w:author="Кошкин Олег Владимирович" w:date="2022-12-26T16:10:00Z">
        <w:r w:rsidR="000127C5">
          <w:rPr>
            <w:color w:val="000000"/>
          </w:rPr>
          <w:t>-</w:t>
        </w:r>
      </w:ins>
      <w:del w:id="36" w:author="Кошкин Олег Владимирович" w:date="2022-12-26T16:10:00Z">
        <w:r w:rsidRPr="00024648" w:rsidDel="000127C5">
          <w:rPr>
            <w:color w:val="000000"/>
          </w:rPr>
          <w:delText xml:space="preserve"> </w:delText>
        </w:r>
      </w:del>
      <w:r w:rsidRPr="00024648">
        <w:rPr>
          <w:color w:val="000000"/>
        </w:rPr>
        <w:t xml:space="preserve">бот </w:t>
      </w:r>
      <w:del w:id="37" w:author="Кошкин Олег Владимирович" w:date="2022-12-26T16:10:00Z">
        <w:r w:rsidRPr="00024648" w:rsidDel="000127C5">
          <w:rPr>
            <w:color w:val="000000"/>
          </w:rPr>
          <w:delText>может выполнять множество функций, примеры некоторых их них</w:delText>
        </w:r>
      </w:del>
      <w:ins w:id="38" w:author="Кошкин Олег Владимирович" w:date="2022-12-26T16:10:00Z">
        <w:r w:rsidR="000127C5">
          <w:rPr>
            <w:color w:val="000000"/>
          </w:rPr>
          <w:t xml:space="preserve"> используют в коммерческой деятельности для следующих </w:t>
        </w:r>
      </w:ins>
      <w:ins w:id="39" w:author="Кошкин Олег Владимирович" w:date="2022-12-26T16:11:00Z">
        <w:r w:rsidR="000127C5">
          <w:rPr>
            <w:color w:val="000000"/>
          </w:rPr>
          <w:t>сфер и задач</w:t>
        </w:r>
      </w:ins>
      <w:r w:rsidRPr="00024648">
        <w:rPr>
          <w:color w:val="000000"/>
        </w:rPr>
        <w:t>:</w:t>
      </w:r>
    </w:p>
    <w:p w14:paraId="5D37557E" w14:textId="3AE57F61" w:rsidR="00DF60D1" w:rsidRPr="00024648" w:rsidRDefault="00DF60D1" w:rsidP="0048344F">
      <w:pPr>
        <w:pStyle w:val="Times14"/>
        <w:numPr>
          <w:ilvl w:val="0"/>
          <w:numId w:val="5"/>
        </w:numPr>
        <w:ind w:left="0" w:firstLine="709"/>
      </w:pPr>
      <w:r w:rsidRPr="00024648">
        <w:t>Развлечения;</w:t>
      </w:r>
    </w:p>
    <w:p w14:paraId="2ED7AB00" w14:textId="6890FF49" w:rsidR="00DF60D1" w:rsidRPr="00024648" w:rsidRDefault="00DF60D1" w:rsidP="0048344F">
      <w:pPr>
        <w:pStyle w:val="Times14"/>
        <w:numPr>
          <w:ilvl w:val="0"/>
          <w:numId w:val="5"/>
        </w:numPr>
        <w:ind w:left="0" w:firstLine="709"/>
      </w:pPr>
      <w:r w:rsidRPr="00024648">
        <w:t>Поиск и обмен файлами;</w:t>
      </w:r>
    </w:p>
    <w:p w14:paraId="22C7EBE1" w14:textId="1D9E80C4" w:rsidR="00DF60D1" w:rsidRPr="00024648" w:rsidRDefault="00DF60D1" w:rsidP="0048344F">
      <w:pPr>
        <w:pStyle w:val="Times14"/>
        <w:numPr>
          <w:ilvl w:val="0"/>
          <w:numId w:val="5"/>
        </w:numPr>
        <w:ind w:left="0" w:firstLine="709"/>
      </w:pPr>
      <w:r w:rsidRPr="00024648">
        <w:t>Предоставление новостей;</w:t>
      </w:r>
    </w:p>
    <w:p w14:paraId="6AB0D826" w14:textId="64BEB299" w:rsidR="00DF60D1" w:rsidRPr="00024648" w:rsidRDefault="00DF60D1" w:rsidP="0048344F">
      <w:pPr>
        <w:pStyle w:val="Times14"/>
        <w:numPr>
          <w:ilvl w:val="0"/>
          <w:numId w:val="5"/>
        </w:numPr>
        <w:ind w:left="0" w:firstLine="709"/>
      </w:pPr>
      <w:r w:rsidRPr="00024648">
        <w:t>Утилиты и инструменты;</w:t>
      </w:r>
    </w:p>
    <w:p w14:paraId="1D61199A" w14:textId="02D677CB" w:rsidR="00DF60D1" w:rsidRPr="00024648" w:rsidRDefault="00DF60D1" w:rsidP="0048344F">
      <w:pPr>
        <w:pStyle w:val="Times14"/>
        <w:numPr>
          <w:ilvl w:val="0"/>
          <w:numId w:val="5"/>
        </w:numPr>
        <w:ind w:left="0" w:firstLine="709"/>
      </w:pPr>
      <w:r w:rsidRPr="00024648">
        <w:t>Интеграция с другими сервисами;</w:t>
      </w:r>
    </w:p>
    <w:p w14:paraId="1D866171" w14:textId="6C0FDE47" w:rsidR="00DF60D1" w:rsidRPr="00024648" w:rsidRDefault="00032366" w:rsidP="0048344F">
      <w:pPr>
        <w:pStyle w:val="Times14"/>
        <w:numPr>
          <w:ilvl w:val="0"/>
          <w:numId w:val="5"/>
        </w:numPr>
        <w:ind w:left="0" w:firstLine="709"/>
      </w:pPr>
      <w:ins w:id="40" w:author="Крючков Илья Сергеевич" w:date="2022-12-27T19:03:00Z">
        <w:r>
          <w:t>Осуществление онлайн</w:t>
        </w:r>
      </w:ins>
      <w:ins w:id="41" w:author="Крючков Илья Сергеевич" w:date="2022-12-27T19:04:00Z">
        <w:r>
          <w:t>-платежей.</w:t>
        </w:r>
      </w:ins>
      <w:commentRangeStart w:id="42"/>
      <w:del w:id="43" w:author="Крючков Илья Сергеевич" w:date="2022-12-27T19:03:00Z">
        <w:r w:rsidR="00DF60D1" w:rsidRPr="00024648" w:rsidDel="00032366">
          <w:delText>Транзакции</w:delText>
        </w:r>
        <w:commentRangeEnd w:id="42"/>
        <w:r w:rsidR="000127C5" w:rsidDel="00032366">
          <w:rPr>
            <w:rStyle w:val="af1"/>
            <w:rFonts w:asciiTheme="minorHAnsi" w:hAnsiTheme="minorHAnsi" w:cstheme="minorBidi"/>
          </w:rPr>
          <w:commentReference w:id="42"/>
        </w:r>
        <w:r w:rsidR="00DF60D1" w:rsidRPr="00024648" w:rsidDel="00032366">
          <w:delText>.</w:delText>
        </w:r>
      </w:del>
    </w:p>
    <w:p w14:paraId="71DCAC93" w14:textId="25E3928F" w:rsidR="00DF60D1" w:rsidRPr="00024648" w:rsidRDefault="00DF60D1" w:rsidP="00DF60D1">
      <w:pPr>
        <w:pStyle w:val="Times14"/>
      </w:pPr>
      <w:r w:rsidRPr="00024648">
        <w:lastRenderedPageBreak/>
        <w:t xml:space="preserve">С популярностью ботов стали появляться все больше различных конструкторов, которые позволяют без наличия специальных знаний и навыков создать своего бота всего в несколько кликов. </w:t>
      </w:r>
      <w:commentRangeStart w:id="44"/>
      <w:del w:id="45" w:author="Крючков Илья Сергеевич" w:date="2022-12-27T19:05:00Z">
        <w:r w:rsidRPr="00024648" w:rsidDel="00032366">
          <w:delText>Сегодня конструктор ботов Telegram позволяет создать программу, которая справится с любыми задачами.</w:delText>
        </w:r>
        <w:commentRangeEnd w:id="44"/>
        <w:r w:rsidR="000127C5" w:rsidDel="00032366">
          <w:rPr>
            <w:rStyle w:val="af1"/>
            <w:rFonts w:asciiTheme="minorHAnsi" w:hAnsiTheme="minorHAnsi" w:cstheme="minorBidi"/>
          </w:rPr>
          <w:commentReference w:id="44"/>
        </w:r>
      </w:del>
    </w:p>
    <w:p w14:paraId="39D577D7" w14:textId="3387FD83" w:rsidR="00DF60D1" w:rsidRPr="00024648" w:rsidRDefault="00DF60D1" w:rsidP="00DF60D1">
      <w:pPr>
        <w:pStyle w:val="Times14"/>
      </w:pPr>
      <w:commentRangeStart w:id="46"/>
      <w:r w:rsidRPr="00024648">
        <w:t>Конструктором называется</w:t>
      </w:r>
      <w:del w:id="47" w:author="Крючков Илья Сергеевич" w:date="2022-12-27T19:06:00Z">
        <w:r w:rsidRPr="00024648" w:rsidDel="00032366">
          <w:delText xml:space="preserve"> </w:delText>
        </w:r>
      </w:del>
      <w:ins w:id="48" w:author="Крючков Илья Сергеевич" w:date="2022-12-27T19:06:00Z">
        <w:r w:rsidR="00032366" w:rsidRPr="00032366">
          <w:rPr>
            <w:rPrChange w:id="49" w:author="Крючков Илья Сергеевич" w:date="2022-12-27T19:06:00Z">
              <w:rPr>
                <w:lang w:val="en-US"/>
              </w:rPr>
            </w:rPrChange>
          </w:rPr>
          <w:t xml:space="preserve"> </w:t>
        </w:r>
        <w:proofErr w:type="spellStart"/>
        <w:r w:rsidR="00032366">
          <w:rPr>
            <w:lang w:val="en-US"/>
          </w:rPr>
          <w:t>NoCode</w:t>
        </w:r>
        <w:proofErr w:type="spellEnd"/>
        <w:r w:rsidR="00032366" w:rsidRPr="00032366">
          <w:rPr>
            <w:rPrChange w:id="50" w:author="Крючков Илья Сергеевич" w:date="2022-12-27T19:06:00Z">
              <w:rPr>
                <w:lang w:val="en-US"/>
              </w:rPr>
            </w:rPrChange>
          </w:rPr>
          <w:t xml:space="preserve"> </w:t>
        </w:r>
        <w:r w:rsidR="00032366">
          <w:t>инструмент</w:t>
        </w:r>
      </w:ins>
      <w:del w:id="51" w:author="Крючков Илья Сергеевич" w:date="2022-12-27T19:06:00Z">
        <w:r w:rsidRPr="00024648" w:rsidDel="00032366">
          <w:delText>специальный софт (программа)</w:delText>
        </w:r>
      </w:del>
      <w:r w:rsidRPr="00024648">
        <w:t>, предназначенный для быстрого создания ботов без знания каких-либо языков программирования. Иными словами, весь процесс создания – это нажатие тех или иных кнопок и ввода текста (например, название кнопки, текст сообщения и т.д.).</w:t>
      </w:r>
      <w:commentRangeEnd w:id="46"/>
      <w:r w:rsidR="000127C5">
        <w:rPr>
          <w:rStyle w:val="af1"/>
          <w:rFonts w:asciiTheme="minorHAnsi" w:hAnsiTheme="minorHAnsi" w:cstheme="minorBidi"/>
        </w:rPr>
        <w:commentReference w:id="46"/>
      </w:r>
    </w:p>
    <w:p w14:paraId="4D63576F" w14:textId="71F1D1D7" w:rsidR="00DF60D1" w:rsidRPr="00024648" w:rsidRDefault="00DF60D1" w:rsidP="00DF60D1">
      <w:pPr>
        <w:pStyle w:val="Times14"/>
      </w:pPr>
      <w:r w:rsidRPr="00024648">
        <w:t xml:space="preserve">Первое предназначение – упрощение работы. Ведь не все обладают знаниями и навыками программирования. Когда боты только появились, </w:t>
      </w:r>
      <w:del w:id="52" w:author="Кошкин Олег Владимирович" w:date="2022-12-26T16:13:00Z">
        <w:r w:rsidRPr="00024648" w:rsidDel="000127C5">
          <w:delText>ими могли пользоваться лишь программисты</w:delText>
        </w:r>
      </w:del>
      <w:ins w:id="53" w:author="Кошкин Олег Владимирович" w:date="2022-12-26T16:13:00Z">
        <w:r w:rsidR="000127C5">
          <w:t xml:space="preserve"> их могли разрабатывать только программисты, обладающие соответствующим опытом и навыками</w:t>
        </w:r>
      </w:ins>
      <w:del w:id="54" w:author="Кошкин Олег Владимирович" w:date="2022-12-26T16:14:00Z">
        <w:r w:rsidRPr="00024648" w:rsidDel="000127C5">
          <w:delText>, которые умели их создавать. Простому пользователю такая возможность была доступна только в случае, если кто-то из разработчиков поделиться своей работой. </w:delText>
        </w:r>
      </w:del>
    </w:p>
    <w:p w14:paraId="771E1F7A" w14:textId="6C2E05CB" w:rsidR="00DF60D1" w:rsidRPr="000127C5" w:rsidRDefault="00DF60D1" w:rsidP="00DF60D1">
      <w:pPr>
        <w:pStyle w:val="Times14"/>
      </w:pPr>
      <w:del w:id="55" w:author="Кошкин Олег Владимирович" w:date="2022-12-26T16:14:00Z">
        <w:r w:rsidRPr="00024648" w:rsidDel="000127C5">
          <w:delText>Помимо упрощения работы, конструкторы призваны экономить время. То время, которое тратиться на ручное создание ботов. И порой даже программисты используют тот или иной конструктор. Ведь они проще и быстрее. Особенно это относится к случаям, когда необходимо выполнять простые задачи.</w:delText>
        </w:r>
      </w:del>
      <w:ins w:id="56" w:author="Кошкин Олег Владимирович" w:date="2022-12-26T16:14:00Z">
        <w:r w:rsidR="000127C5">
          <w:t xml:space="preserve">Помимо того, что конструкторы позволяют расширить </w:t>
        </w:r>
      </w:ins>
      <w:ins w:id="57" w:author="Кошкин Олег Владимирович" w:date="2022-12-26T16:15:00Z">
        <w:r w:rsidR="000127C5">
          <w:t xml:space="preserve">аудиторию, способную создавать </w:t>
        </w:r>
        <w:r w:rsidR="000127C5">
          <w:rPr>
            <w:lang w:val="en-US"/>
          </w:rPr>
          <w:t>Telegram</w:t>
        </w:r>
        <w:r w:rsidR="000127C5">
          <w:t>-ботов, они экономят время разработчикам. При наличии конструктора нет необходимос</w:t>
        </w:r>
      </w:ins>
      <w:ins w:id="58" w:author="Кошкин Олег Владимирович" w:date="2022-12-26T16:16:00Z">
        <w:r w:rsidR="000127C5">
          <w:t xml:space="preserve">ти </w:t>
        </w:r>
        <w:r w:rsidR="00C54625">
          <w:t>разрабатывать каждый раз отдельное приложение для выполнения типовых задач, так как конструктор предоставляет необходимый набор инструментов для быстрого создания бота без необходимости писать код</w:t>
        </w:r>
      </w:ins>
      <w:ins w:id="59" w:author="Кошкин Олег Владимирович" w:date="2022-12-26T16:17:00Z">
        <w:r w:rsidR="00C54625">
          <w:t>.</w:t>
        </w:r>
      </w:ins>
    </w:p>
    <w:p w14:paraId="444DCC17" w14:textId="07B6EC2E" w:rsidR="000A46D6" w:rsidRPr="00024648" w:rsidRDefault="00DF60D1" w:rsidP="00C42734">
      <w:pPr>
        <w:pStyle w:val="Times14"/>
      </w:pPr>
      <w:r w:rsidRPr="00024648">
        <w:t xml:space="preserve">Но у конструкторов есть </w:t>
      </w:r>
      <w:commentRangeStart w:id="60"/>
      <w:r w:rsidRPr="00024648">
        <w:t>некоторые</w:t>
      </w:r>
      <w:commentRangeEnd w:id="60"/>
      <w:r w:rsidR="00C54625">
        <w:rPr>
          <w:rStyle w:val="af1"/>
          <w:rFonts w:asciiTheme="minorHAnsi" w:hAnsiTheme="minorHAnsi" w:cstheme="minorBidi"/>
        </w:rPr>
        <w:commentReference w:id="60"/>
      </w:r>
      <w:r w:rsidRPr="00024648">
        <w:t xml:space="preserve"> ограничения</w:t>
      </w:r>
      <w:ins w:id="61" w:author="Крючков Илья Сергеевич" w:date="2022-12-27T19:08:00Z">
        <w:r w:rsidR="0062146A">
          <w:t xml:space="preserve">, </w:t>
        </w:r>
      </w:ins>
      <w:ins w:id="62" w:author="Крючков Илья Сергеевич" w:date="2022-12-27T19:10:00Z">
        <w:r w:rsidR="00A032ED">
          <w:t xml:space="preserve">например, </w:t>
        </w:r>
      </w:ins>
      <w:ins w:id="63" w:author="Крючков Илья Сергеевич" w:date="2022-12-27T19:11:00Z">
        <w:r w:rsidR="00A032ED">
          <w:t xml:space="preserve">при их использовании </w:t>
        </w:r>
      </w:ins>
      <w:del w:id="64" w:author="Крючков Илья Сергеевич" w:date="2022-12-27T19:07:00Z">
        <w:r w:rsidRPr="00024648" w:rsidDel="0062146A">
          <w:delText xml:space="preserve"> –</w:delText>
        </w:r>
      </w:del>
      <w:del w:id="65" w:author="Крючков Илья Сергеевич" w:date="2022-12-27T19:10:00Z">
        <w:r w:rsidRPr="00024648" w:rsidDel="00A032ED">
          <w:delText xml:space="preserve"> </w:delText>
        </w:r>
      </w:del>
      <w:r w:rsidRPr="00024648">
        <w:t>нельзя выйти за рамки возможностей самого конструктора</w:t>
      </w:r>
      <w:ins w:id="66" w:author="Крючков Илья Сергеевич" w:date="2022-12-27T19:12:00Z">
        <w:r w:rsidR="00A032ED">
          <w:t xml:space="preserve">, а </w:t>
        </w:r>
      </w:ins>
      <w:ins w:id="67" w:author="Крючков Илья Сергеевич" w:date="2022-12-27T19:14:00Z">
        <w:r w:rsidR="00A032ED">
          <w:t xml:space="preserve">также </w:t>
        </w:r>
      </w:ins>
      <w:ins w:id="68" w:author="Крючков Илья Сергеевич" w:date="2022-12-27T19:12:00Z">
        <w:r w:rsidR="00A032ED">
          <w:t xml:space="preserve">при </w:t>
        </w:r>
      </w:ins>
      <w:ins w:id="69" w:author="Крючков Илья Сергеевич" w:date="2022-12-27T19:16:00Z">
        <w:r w:rsidR="00A032ED">
          <w:t>выходе нового функционала</w:t>
        </w:r>
      </w:ins>
      <w:ins w:id="70" w:author="Крючков Илья Сергеевич" w:date="2022-12-27T19:12:00Z">
        <w:r w:rsidR="00A032ED">
          <w:t xml:space="preserve"> </w:t>
        </w:r>
      </w:ins>
      <w:ins w:id="71" w:author="Крючков Илья Сергеевич" w:date="2022-12-27T19:13:00Z">
        <w:r w:rsidR="00A032ED">
          <w:rPr>
            <w:lang w:val="en-US"/>
          </w:rPr>
          <w:t>Telegram</w:t>
        </w:r>
        <w:r w:rsidR="00A032ED" w:rsidRPr="00A032ED">
          <w:rPr>
            <w:rPrChange w:id="72" w:author="Крючков Илья Сергеевич" w:date="2022-12-27T19:13:00Z">
              <w:rPr>
                <w:lang w:val="en-US"/>
              </w:rPr>
            </w:rPrChange>
          </w:rPr>
          <w:t xml:space="preserve"> </w:t>
        </w:r>
        <w:r w:rsidR="00A032ED">
          <w:rPr>
            <w:lang w:val="en-US"/>
          </w:rPr>
          <w:t>API</w:t>
        </w:r>
        <w:r w:rsidR="00A032ED">
          <w:t xml:space="preserve">, </w:t>
        </w:r>
      </w:ins>
      <w:ins w:id="73" w:author="Крючков Илья Сергеевич" w:date="2022-12-27T19:16:00Z">
        <w:r w:rsidR="00A032ED">
          <w:t>его реализация в констр</w:t>
        </w:r>
      </w:ins>
      <w:ins w:id="74" w:author="Крючков Илья Сергеевич" w:date="2022-12-27T19:17:00Z">
        <w:r w:rsidR="00A032ED">
          <w:t xml:space="preserve">укторе происходит с некоторой задержкой. Кроме того, боты, реализованные </w:t>
        </w:r>
      </w:ins>
      <w:ins w:id="75" w:author="Крючков Илья Сергеевич" w:date="2022-12-27T19:18:00Z">
        <w:r w:rsidR="00A032ED">
          <w:t xml:space="preserve">с помощью </w:t>
        </w:r>
        <w:proofErr w:type="spellStart"/>
        <w:r w:rsidR="00A032ED">
          <w:rPr>
            <w:lang w:val="en-US"/>
          </w:rPr>
          <w:t>NoCode</w:t>
        </w:r>
        <w:proofErr w:type="spellEnd"/>
        <w:r w:rsidR="00A032ED" w:rsidRPr="00A032ED">
          <w:rPr>
            <w:rPrChange w:id="76" w:author="Крючков Илья Сергеевич" w:date="2022-12-27T19:18:00Z">
              <w:rPr>
                <w:lang w:val="en-US"/>
              </w:rPr>
            </w:rPrChange>
          </w:rPr>
          <w:t xml:space="preserve"> </w:t>
        </w:r>
        <w:r w:rsidR="00A032ED">
          <w:t xml:space="preserve">платформы могут быть менее </w:t>
        </w:r>
      </w:ins>
      <w:ins w:id="77" w:author="Крючков Илья Сергеевич" w:date="2022-12-27T19:19:00Z">
        <w:r w:rsidR="00A7449A">
          <w:t>производительные, чем их аналоги, написанные языке программирования.</w:t>
        </w:r>
      </w:ins>
      <w:ins w:id="78" w:author="Крючков Илья Сергеевич" w:date="2022-12-27T19:15:00Z">
        <w:r w:rsidR="00A032ED">
          <w:t xml:space="preserve"> </w:t>
        </w:r>
      </w:ins>
      <w:del w:id="79" w:author="Крючков Илья Сергеевич" w:date="2022-12-27T19:11:00Z">
        <w:r w:rsidRPr="00024648" w:rsidDel="00A032ED">
          <w:delText>.</w:delText>
        </w:r>
      </w:del>
    </w:p>
    <w:p w14:paraId="194EDB1F" w14:textId="663327D3" w:rsidR="00A9262E" w:rsidRPr="00C42734" w:rsidRDefault="007377D2" w:rsidP="002D2ED0">
      <w:pPr>
        <w:pStyle w:val="VyatSUHeader2"/>
      </w:pPr>
      <w:bookmarkStart w:id="80" w:name="_Toc122726791"/>
      <w:bookmarkStart w:id="81" w:name="_Toc101816504"/>
      <w:commentRangeStart w:id="82"/>
      <w:r w:rsidRPr="00024648">
        <w:t>Обзор аналогов</w:t>
      </w:r>
      <w:bookmarkEnd w:id="80"/>
      <w:commentRangeEnd w:id="82"/>
      <w:r w:rsidR="00C54625">
        <w:rPr>
          <w:rStyle w:val="af1"/>
          <w:rFonts w:asciiTheme="minorHAnsi" w:eastAsiaTheme="minorHAnsi" w:hAnsiTheme="minorHAnsi" w:cstheme="minorBidi"/>
        </w:rPr>
        <w:commentReference w:id="82"/>
      </w:r>
    </w:p>
    <w:p w14:paraId="0896867F" w14:textId="187B6168" w:rsidR="00DF5E23" w:rsidRPr="00DF5E23" w:rsidRDefault="00C03605" w:rsidP="007377D2">
      <w:pPr>
        <w:pStyle w:val="Times14"/>
      </w:pPr>
      <w:r>
        <w:t xml:space="preserve">В подпунктах данного раздела рассматриваются существующие аналоги. </w:t>
      </w:r>
      <w:r w:rsidR="00DF5E23">
        <w:t xml:space="preserve">В качестве рассматриваемых аналогов были выбраны приложения, </w:t>
      </w:r>
      <w:r w:rsidR="00DF5E23">
        <w:lastRenderedPageBreak/>
        <w:t xml:space="preserve">реализующие функционал создания </w:t>
      </w:r>
      <w:r w:rsidR="00DF5E23">
        <w:rPr>
          <w:lang w:val="en-US"/>
        </w:rPr>
        <w:t>Telegram</w:t>
      </w:r>
      <w:r w:rsidR="00DF5E23" w:rsidRPr="00DF5E23">
        <w:t xml:space="preserve"> </w:t>
      </w:r>
      <w:r w:rsidR="00DF5E23">
        <w:t>ботов с помощью конструктора.</w:t>
      </w:r>
    </w:p>
    <w:p w14:paraId="44926F6B" w14:textId="337862B9" w:rsidR="00A9262E" w:rsidRPr="006300A4" w:rsidRDefault="00B6329A" w:rsidP="00A9262E">
      <w:pPr>
        <w:pStyle w:val="VyatSUHeader3"/>
        <w:rPr>
          <w:lang w:val="en-US"/>
        </w:rPr>
      </w:pPr>
      <w:bookmarkStart w:id="83" w:name="_Toc122726792"/>
      <w:bookmarkEnd w:id="81"/>
      <w:r>
        <w:t>Бот-платформа «</w:t>
      </w:r>
      <w:proofErr w:type="spellStart"/>
      <w:r w:rsidR="009C111B" w:rsidRPr="00024648">
        <w:rPr>
          <w:lang w:val="en-US"/>
        </w:rPr>
        <w:t>ManyBot</w:t>
      </w:r>
      <w:proofErr w:type="spellEnd"/>
      <w:r>
        <w:t>»</w:t>
      </w:r>
      <w:bookmarkEnd w:id="83"/>
    </w:p>
    <w:p w14:paraId="145E20ED" w14:textId="77777777" w:rsidR="009C111B" w:rsidRPr="00024648" w:rsidRDefault="009C111B" w:rsidP="009C111B">
      <w:pPr>
        <w:pStyle w:val="Times14"/>
        <w:rPr>
          <w:lang w:eastAsia="ru-RU"/>
        </w:rPr>
      </w:pPr>
      <w:r w:rsidRPr="00024648">
        <w:rPr>
          <w:lang w:eastAsia="ru-RU"/>
        </w:rPr>
        <w:t>Один из наиболее популярных конструкторов. Работает внутри мессенджера Телеграм. Он бесплатный и прост в использовании. </w:t>
      </w:r>
    </w:p>
    <w:p w14:paraId="7A21EAC0" w14:textId="0DCD181B" w:rsidR="009C111B" w:rsidRPr="00024648" w:rsidRDefault="009C111B" w:rsidP="009C111B">
      <w:pPr>
        <w:pStyle w:val="Times14"/>
        <w:rPr>
          <w:lang w:eastAsia="ru-RU"/>
        </w:rPr>
      </w:pPr>
      <w:r w:rsidRPr="00024648">
        <w:rPr>
          <w:lang w:eastAsia="ru-RU"/>
        </w:rPr>
        <w:t xml:space="preserve">Бот предоставляет </w:t>
      </w:r>
      <w:ins w:id="84" w:author="Кошкин Олег Владимирович" w:date="2022-12-26T16:20:00Z">
        <w:r w:rsidR="00C54625">
          <w:rPr>
            <w:lang w:eastAsia="ru-RU"/>
          </w:rPr>
          <w:t xml:space="preserve">возможность </w:t>
        </w:r>
      </w:ins>
      <w:r w:rsidRPr="00024648">
        <w:rPr>
          <w:lang w:eastAsia="ru-RU"/>
        </w:rPr>
        <w:t>создани</w:t>
      </w:r>
      <w:ins w:id="85" w:author="Кошкин Олег Владимирович" w:date="2022-12-26T16:20:00Z">
        <w:r w:rsidR="00C54625">
          <w:rPr>
            <w:lang w:eastAsia="ru-RU"/>
          </w:rPr>
          <w:t>я</w:t>
        </w:r>
      </w:ins>
      <w:del w:id="86" w:author="Кошкин Олег Владимирович" w:date="2022-12-26T16:20:00Z">
        <w:r w:rsidRPr="00024648" w:rsidDel="00C54625">
          <w:rPr>
            <w:lang w:eastAsia="ru-RU"/>
          </w:rPr>
          <w:delText>е</w:delText>
        </w:r>
      </w:del>
      <w:r w:rsidRPr="00024648">
        <w:rPr>
          <w:lang w:eastAsia="ru-RU"/>
        </w:rPr>
        <w:t xml:space="preserve"> бота с</w:t>
      </w:r>
      <w:del w:id="87" w:author="Кошкин Олег Владимирович" w:date="2022-12-26T16:20:00Z">
        <w:r w:rsidRPr="00024648" w:rsidDel="00C54625">
          <w:rPr>
            <w:lang w:eastAsia="ru-RU"/>
          </w:rPr>
          <w:delText xml:space="preserve"> такими возможностями</w:delText>
        </w:r>
      </w:del>
      <w:ins w:id="88" w:author="Кошкин Олег Владимирович" w:date="2022-12-26T16:20:00Z">
        <w:r w:rsidR="00C54625">
          <w:rPr>
            <w:lang w:eastAsia="ru-RU"/>
          </w:rPr>
          <w:t>о следующими функциональными возможностями</w:t>
        </w:r>
      </w:ins>
      <w:r w:rsidRPr="00024648">
        <w:rPr>
          <w:lang w:eastAsia="ru-RU"/>
        </w:rPr>
        <w:t>:</w:t>
      </w:r>
    </w:p>
    <w:p w14:paraId="0237D2F9" w14:textId="77777777" w:rsidR="009C111B" w:rsidRPr="00024648" w:rsidRDefault="009C111B" w:rsidP="0048344F">
      <w:pPr>
        <w:pStyle w:val="Times14"/>
        <w:numPr>
          <w:ilvl w:val="0"/>
          <w:numId w:val="6"/>
        </w:numPr>
        <w:ind w:left="0" w:firstLine="709"/>
      </w:pPr>
      <w:r w:rsidRPr="00024648">
        <w:t>Отправка сообщений;</w:t>
      </w:r>
    </w:p>
    <w:p w14:paraId="32A53A74" w14:textId="77777777" w:rsidR="009C111B" w:rsidRPr="00024648" w:rsidRDefault="009C111B" w:rsidP="0048344F">
      <w:pPr>
        <w:pStyle w:val="Times14"/>
        <w:numPr>
          <w:ilvl w:val="0"/>
          <w:numId w:val="6"/>
        </w:numPr>
        <w:ind w:left="0" w:firstLine="709"/>
      </w:pPr>
      <w:r w:rsidRPr="00024648">
        <w:t>Создание меню;</w:t>
      </w:r>
    </w:p>
    <w:p w14:paraId="07C03D20" w14:textId="5D9549DB" w:rsidR="009C111B" w:rsidRPr="00024648" w:rsidRDefault="009C111B" w:rsidP="0048344F">
      <w:pPr>
        <w:pStyle w:val="Times14"/>
        <w:numPr>
          <w:ilvl w:val="0"/>
          <w:numId w:val="6"/>
        </w:numPr>
        <w:ind w:left="0" w:firstLine="709"/>
      </w:pPr>
      <w:proofErr w:type="spellStart"/>
      <w:r w:rsidRPr="00024648">
        <w:t>Автопостинг</w:t>
      </w:r>
      <w:proofErr w:type="spellEnd"/>
      <w:r w:rsidRPr="00024648">
        <w:t xml:space="preserve"> из VK, </w:t>
      </w:r>
      <w:proofErr w:type="spellStart"/>
      <w:r w:rsidRPr="00024648">
        <w:t>Twitter</w:t>
      </w:r>
      <w:proofErr w:type="spellEnd"/>
      <w:r w:rsidRPr="00024648">
        <w:t xml:space="preserve">, </w:t>
      </w:r>
      <w:proofErr w:type="spellStart"/>
      <w:r w:rsidRPr="00024648">
        <w:t>YouTube</w:t>
      </w:r>
      <w:proofErr w:type="spellEnd"/>
      <w:r w:rsidRPr="00024648">
        <w:rPr>
          <w:lang w:val="en-US"/>
        </w:rPr>
        <w:t>;</w:t>
      </w:r>
    </w:p>
    <w:p w14:paraId="25F496A4" w14:textId="20EC0520" w:rsidR="009C111B" w:rsidRPr="00024648" w:rsidRDefault="009C111B" w:rsidP="0048344F">
      <w:pPr>
        <w:pStyle w:val="Times14"/>
        <w:numPr>
          <w:ilvl w:val="0"/>
          <w:numId w:val="6"/>
        </w:numPr>
        <w:ind w:left="0" w:firstLine="709"/>
      </w:pPr>
      <w:r w:rsidRPr="00024648">
        <w:t>Поддержка нескольких языков</w:t>
      </w:r>
      <w:r w:rsidRPr="00024648">
        <w:rPr>
          <w:lang w:val="en-US"/>
        </w:rPr>
        <w:t>.</w:t>
      </w:r>
    </w:p>
    <w:p w14:paraId="16BDFACC" w14:textId="2ABF8A11" w:rsidR="00C54625" w:rsidRDefault="009C111B" w:rsidP="009C111B">
      <w:pPr>
        <w:pStyle w:val="Times14"/>
        <w:rPr>
          <w:ins w:id="89" w:author="Кошкин Олег Владимирович" w:date="2022-12-26T16:20:00Z"/>
          <w:lang w:eastAsia="ru-RU"/>
        </w:rPr>
      </w:pPr>
      <w:r w:rsidRPr="00024648">
        <w:rPr>
          <w:lang w:eastAsia="ru-RU"/>
        </w:rPr>
        <w:t xml:space="preserve">Минусы конструктора состоят в </w:t>
      </w:r>
      <w:commentRangeStart w:id="90"/>
      <w:r w:rsidRPr="00024648">
        <w:rPr>
          <w:lang w:eastAsia="ru-RU"/>
        </w:rPr>
        <w:t>том, что</w:t>
      </w:r>
      <w:ins w:id="91" w:author="Кошкин Олег Владимирович" w:date="2022-12-26T16:20:00Z">
        <w:r w:rsidR="00C54625">
          <w:rPr>
            <w:lang w:eastAsia="ru-RU"/>
          </w:rPr>
          <w:t>:</w:t>
        </w:r>
      </w:ins>
      <w:commentRangeEnd w:id="90"/>
      <w:ins w:id="92" w:author="Кошкин Олег Владимирович" w:date="2022-12-26T16:21:00Z">
        <w:r w:rsidR="00C54625">
          <w:rPr>
            <w:rStyle w:val="af1"/>
            <w:rFonts w:asciiTheme="minorHAnsi" w:hAnsiTheme="minorHAnsi" w:cstheme="minorBidi"/>
          </w:rPr>
          <w:commentReference w:id="90"/>
        </w:r>
      </w:ins>
    </w:p>
    <w:p w14:paraId="5276B7B5" w14:textId="7696BC1C" w:rsidR="0073229C" w:rsidRPr="0073229C" w:rsidRDefault="009C111B">
      <w:pPr>
        <w:pStyle w:val="Times14"/>
        <w:numPr>
          <w:ilvl w:val="0"/>
          <w:numId w:val="38"/>
        </w:numPr>
        <w:ind w:left="0" w:firstLine="709"/>
        <w:rPr>
          <w:ins w:id="93" w:author="Крючков Илья Сергеевич" w:date="2022-12-27T19:21:00Z"/>
          <w:rPrChange w:id="94" w:author="Крючков Илья Сергеевич" w:date="2022-12-27T19:21:00Z">
            <w:rPr>
              <w:ins w:id="95" w:author="Крючков Илья Сергеевич" w:date="2022-12-27T19:21:00Z"/>
              <w:lang w:eastAsia="ru-RU"/>
            </w:rPr>
          </w:rPrChange>
        </w:rPr>
        <w:pPrChange w:id="96" w:author="Крючков Илья Сергеевич" w:date="2022-12-27T19:21:00Z">
          <w:pPr>
            <w:pStyle w:val="Times14"/>
          </w:pPr>
        </w:pPrChange>
      </w:pPr>
      <w:del w:id="97" w:author="Кошкин Олег Владимирович" w:date="2022-12-26T16:21:00Z">
        <w:r w:rsidRPr="0073229C" w:rsidDel="00C54625">
          <w:rPr>
            <w:rPrChange w:id="98" w:author="Крючков Илья Сергеевич" w:date="2022-12-27T19:21:00Z">
              <w:rPr>
                <w:lang w:eastAsia="ru-RU"/>
              </w:rPr>
            </w:rPrChange>
          </w:rPr>
          <w:delText xml:space="preserve"> </w:delText>
        </w:r>
      </w:del>
      <w:r w:rsidRPr="0073229C">
        <w:rPr>
          <w:rPrChange w:id="99" w:author="Крючков Илья Сергеевич" w:date="2022-12-27T19:21:00Z">
            <w:rPr>
              <w:lang w:eastAsia="ru-RU"/>
            </w:rPr>
          </w:rPrChange>
        </w:rPr>
        <w:t>нет администрирования бота за пределами мессенджера</w:t>
      </w:r>
      <w:ins w:id="100" w:author="Крючков Илья Сергеевич" w:date="2022-12-27T19:21:00Z">
        <w:r w:rsidR="0073229C" w:rsidRPr="0073229C">
          <w:rPr>
            <w:rPrChange w:id="101" w:author="Крючков Илья Сергеевич" w:date="2022-12-27T19:21:00Z">
              <w:rPr>
                <w:lang w:val="en-US"/>
              </w:rPr>
            </w:rPrChange>
          </w:rPr>
          <w:t>;</w:t>
        </w:r>
      </w:ins>
      <w:del w:id="102" w:author="Крючков Илья Сергеевич" w:date="2022-12-27T19:21:00Z">
        <w:r w:rsidRPr="0073229C" w:rsidDel="0073229C">
          <w:rPr>
            <w:rPrChange w:id="103" w:author="Крючков Илья Сергеевич" w:date="2022-12-27T19:21:00Z">
              <w:rPr>
                <w:lang w:eastAsia="ru-RU"/>
              </w:rPr>
            </w:rPrChange>
          </w:rPr>
          <w:delText xml:space="preserve">, </w:delText>
        </w:r>
      </w:del>
    </w:p>
    <w:p w14:paraId="573462C4" w14:textId="0FBB845F" w:rsidR="0073229C" w:rsidRPr="0073229C" w:rsidRDefault="009C111B">
      <w:pPr>
        <w:pStyle w:val="Times14"/>
        <w:numPr>
          <w:ilvl w:val="0"/>
          <w:numId w:val="38"/>
        </w:numPr>
        <w:ind w:left="0" w:firstLine="709"/>
        <w:rPr>
          <w:ins w:id="104" w:author="Крючков Илья Сергеевич" w:date="2022-12-27T19:21:00Z"/>
          <w:rPrChange w:id="105" w:author="Крючков Илья Сергеевич" w:date="2022-12-27T19:21:00Z">
            <w:rPr>
              <w:ins w:id="106" w:author="Крючков Илья Сергеевич" w:date="2022-12-27T19:21:00Z"/>
              <w:lang w:eastAsia="ru-RU"/>
            </w:rPr>
          </w:rPrChange>
        </w:rPr>
        <w:pPrChange w:id="107" w:author="Крючков Илья Сергеевич" w:date="2022-12-27T19:21:00Z">
          <w:pPr>
            <w:pStyle w:val="Times14"/>
          </w:pPr>
        </w:pPrChange>
      </w:pPr>
      <w:r w:rsidRPr="0073229C">
        <w:rPr>
          <w:rPrChange w:id="108" w:author="Крючков Илья Сергеевич" w:date="2022-12-27T19:21:00Z">
            <w:rPr>
              <w:lang w:eastAsia="ru-RU"/>
            </w:rPr>
          </w:rPrChange>
        </w:rPr>
        <w:t>наличие рекламного сообщения в созданном боте</w:t>
      </w:r>
      <w:ins w:id="109" w:author="Крючков Илья Сергеевич" w:date="2022-12-27T19:21:00Z">
        <w:r w:rsidR="0073229C" w:rsidRPr="0073229C">
          <w:rPr>
            <w:rPrChange w:id="110" w:author="Крючков Илья Сергеевич" w:date="2022-12-27T19:21:00Z">
              <w:rPr>
                <w:lang w:val="en-US"/>
              </w:rPr>
            </w:rPrChange>
          </w:rPr>
          <w:t>;</w:t>
        </w:r>
      </w:ins>
    </w:p>
    <w:p w14:paraId="43989754" w14:textId="27D1F047" w:rsidR="0073229C" w:rsidRPr="0073229C" w:rsidRDefault="009C111B">
      <w:pPr>
        <w:pStyle w:val="Times14"/>
        <w:numPr>
          <w:ilvl w:val="0"/>
          <w:numId w:val="38"/>
        </w:numPr>
        <w:ind w:left="0" w:firstLine="709"/>
        <w:rPr>
          <w:ins w:id="111" w:author="Крючков Илья Сергеевич" w:date="2022-12-27T19:21:00Z"/>
          <w:rPrChange w:id="112" w:author="Крючков Илья Сергеевич" w:date="2022-12-27T19:21:00Z">
            <w:rPr>
              <w:ins w:id="113" w:author="Крючков Илья Сергеевич" w:date="2022-12-27T19:21:00Z"/>
              <w:lang w:eastAsia="ru-RU"/>
            </w:rPr>
          </w:rPrChange>
        </w:rPr>
        <w:pPrChange w:id="114" w:author="Крючков Илья Сергеевич" w:date="2022-12-27T19:21:00Z">
          <w:pPr>
            <w:pStyle w:val="Times14"/>
          </w:pPr>
        </w:pPrChange>
      </w:pPr>
      <w:del w:id="115" w:author="Крючков Илья Сергеевич" w:date="2022-12-27T19:21:00Z">
        <w:r w:rsidRPr="0073229C" w:rsidDel="0073229C">
          <w:rPr>
            <w:rPrChange w:id="116" w:author="Крючков Илья Сергеевич" w:date="2022-12-27T19:21:00Z">
              <w:rPr>
                <w:lang w:eastAsia="ru-RU"/>
              </w:rPr>
            </w:rPrChange>
          </w:rPr>
          <w:delText xml:space="preserve">, </w:delText>
        </w:r>
      </w:del>
      <w:r w:rsidRPr="0073229C">
        <w:rPr>
          <w:rPrChange w:id="117" w:author="Крючков Илья Сергеевич" w:date="2022-12-27T19:21:00Z">
            <w:rPr>
              <w:lang w:eastAsia="ru-RU"/>
            </w:rPr>
          </w:rPrChange>
        </w:rPr>
        <w:t>малое количество компонентов и их модификаций</w:t>
      </w:r>
      <w:ins w:id="118" w:author="Крючков Илья Сергеевич" w:date="2022-12-27T19:21:00Z">
        <w:r w:rsidR="0073229C" w:rsidRPr="0073229C">
          <w:rPr>
            <w:rPrChange w:id="119" w:author="Крючков Илья Сергеевич" w:date="2022-12-27T19:21:00Z">
              <w:rPr>
                <w:lang w:val="en-US"/>
              </w:rPr>
            </w:rPrChange>
          </w:rPr>
          <w:t>;</w:t>
        </w:r>
      </w:ins>
    </w:p>
    <w:p w14:paraId="1C1A5864" w14:textId="4FF250D3" w:rsidR="009C111B" w:rsidRPr="0073229C" w:rsidRDefault="009C111B">
      <w:pPr>
        <w:pStyle w:val="Times14"/>
        <w:numPr>
          <w:ilvl w:val="0"/>
          <w:numId w:val="38"/>
        </w:numPr>
        <w:ind w:left="0" w:firstLine="709"/>
        <w:rPr>
          <w:rPrChange w:id="120" w:author="Крючков Илья Сергеевич" w:date="2022-12-27T19:21:00Z">
            <w:rPr>
              <w:lang w:eastAsia="ru-RU"/>
            </w:rPr>
          </w:rPrChange>
        </w:rPr>
        <w:pPrChange w:id="121" w:author="Крючков Илья Сергеевич" w:date="2022-12-27T19:21:00Z">
          <w:pPr>
            <w:pStyle w:val="Times14"/>
          </w:pPr>
        </w:pPrChange>
      </w:pPr>
      <w:del w:id="122" w:author="Крючков Илья Сергеевич" w:date="2022-12-27T19:21:00Z">
        <w:r w:rsidRPr="0073229C" w:rsidDel="0073229C">
          <w:rPr>
            <w:rPrChange w:id="123" w:author="Крючков Илья Сергеевич" w:date="2022-12-27T19:21:00Z">
              <w:rPr>
                <w:lang w:eastAsia="ru-RU"/>
              </w:rPr>
            </w:rPrChange>
          </w:rPr>
          <w:delText xml:space="preserve">, а также </w:delText>
        </w:r>
      </w:del>
      <w:r w:rsidRPr="0073229C">
        <w:rPr>
          <w:rPrChange w:id="124" w:author="Крючков Илья Сергеевич" w:date="2022-12-27T19:21:00Z">
            <w:rPr>
              <w:lang w:eastAsia="ru-RU"/>
            </w:rPr>
          </w:rPrChange>
        </w:rPr>
        <w:t>отсутствие статистических данных по созданному боту.</w:t>
      </w:r>
    </w:p>
    <w:p w14:paraId="00890B07" w14:textId="5A43653B" w:rsidR="00A9262E" w:rsidRPr="006300A4" w:rsidRDefault="00B6329A" w:rsidP="00A9262E">
      <w:pPr>
        <w:pStyle w:val="VyatSUHeader3"/>
        <w:rPr>
          <w:lang w:val="en-US"/>
        </w:rPr>
      </w:pPr>
      <w:bookmarkStart w:id="125" w:name="_Toc122726793"/>
      <w:bookmarkStart w:id="126" w:name="_Hlk122721702"/>
      <w:r>
        <w:t xml:space="preserve">Конструктор </w:t>
      </w:r>
      <w:r w:rsidR="00DF5E23">
        <w:rPr>
          <w:lang w:val="en-US"/>
        </w:rPr>
        <w:t xml:space="preserve">Telegram </w:t>
      </w:r>
      <w:r>
        <w:t>ботов «</w:t>
      </w:r>
      <w:proofErr w:type="spellStart"/>
      <w:r w:rsidR="009C111B" w:rsidRPr="00024648">
        <w:rPr>
          <w:lang w:val="en-US"/>
        </w:rPr>
        <w:t>Puzzlebot</w:t>
      </w:r>
      <w:proofErr w:type="spellEnd"/>
      <w:r>
        <w:t>»</w:t>
      </w:r>
      <w:bookmarkEnd w:id="125"/>
    </w:p>
    <w:bookmarkEnd w:id="126"/>
    <w:p w14:paraId="3C2D8C97" w14:textId="77777777" w:rsidR="0034122C" w:rsidRDefault="009C111B" w:rsidP="009C111B">
      <w:pPr>
        <w:pStyle w:val="Times14"/>
        <w:rPr>
          <w:ins w:id="127" w:author="Крючков Илья Сергеевич" w:date="2022-12-27T19:21:00Z"/>
        </w:rPr>
      </w:pPr>
      <w:commentRangeStart w:id="128"/>
      <w:r w:rsidRPr="00024648">
        <w:t xml:space="preserve">Данный конструктор имеет намного больше возможностей, чем предыдущий сервис: </w:t>
      </w:r>
    </w:p>
    <w:p w14:paraId="0E34A8A0" w14:textId="681B1D45" w:rsidR="0034122C" w:rsidRDefault="009C111B">
      <w:pPr>
        <w:pStyle w:val="Times14"/>
        <w:numPr>
          <w:ilvl w:val="0"/>
          <w:numId w:val="39"/>
        </w:numPr>
        <w:ind w:left="0" w:firstLine="709"/>
        <w:rPr>
          <w:ins w:id="129" w:author="Крючков Илья Сергеевич" w:date="2022-12-27T19:22:00Z"/>
        </w:rPr>
        <w:pPrChange w:id="130" w:author="Крючков Илья Сергеевич" w:date="2022-12-27T19:22:00Z">
          <w:pPr>
            <w:pStyle w:val="Times14"/>
          </w:pPr>
        </w:pPrChange>
      </w:pPr>
      <w:r w:rsidRPr="00024648">
        <w:t>удобный личный кабинет</w:t>
      </w:r>
      <w:ins w:id="131" w:author="Крючков Илья Сергеевич" w:date="2022-12-27T19:22:00Z">
        <w:r w:rsidR="0034122C">
          <w:rPr>
            <w:lang w:val="en-US"/>
          </w:rPr>
          <w:t>;</w:t>
        </w:r>
      </w:ins>
    </w:p>
    <w:p w14:paraId="49A139D0" w14:textId="733EDE18" w:rsidR="0034122C" w:rsidRDefault="009C111B">
      <w:pPr>
        <w:pStyle w:val="Times14"/>
        <w:numPr>
          <w:ilvl w:val="0"/>
          <w:numId w:val="39"/>
        </w:numPr>
        <w:ind w:left="0" w:firstLine="709"/>
        <w:rPr>
          <w:ins w:id="132" w:author="Крючков Илья Сергеевич" w:date="2022-12-27T19:22:00Z"/>
        </w:rPr>
        <w:pPrChange w:id="133" w:author="Крючков Илья Сергеевич" w:date="2022-12-27T19:22:00Z">
          <w:pPr>
            <w:pStyle w:val="Times14"/>
          </w:pPr>
        </w:pPrChange>
      </w:pPr>
      <w:del w:id="134" w:author="Крючков Илья Сергеевич" w:date="2022-12-27T19:22:00Z">
        <w:r w:rsidRPr="00024648" w:rsidDel="0034122C">
          <w:delText xml:space="preserve">, </w:delText>
        </w:r>
      </w:del>
      <w:r w:rsidRPr="00024648">
        <w:t>интуитивный интерфейс</w:t>
      </w:r>
      <w:ins w:id="135" w:author="Крючков Илья Сергеевич" w:date="2022-12-27T19:22:00Z">
        <w:r w:rsidR="0034122C">
          <w:rPr>
            <w:lang w:val="en-US"/>
          </w:rPr>
          <w:t>;</w:t>
        </w:r>
      </w:ins>
    </w:p>
    <w:p w14:paraId="0F5EE1FB" w14:textId="1535BD06" w:rsidR="009C111B" w:rsidRPr="00024648" w:rsidRDefault="009C111B">
      <w:pPr>
        <w:pStyle w:val="Times14"/>
        <w:numPr>
          <w:ilvl w:val="0"/>
          <w:numId w:val="39"/>
        </w:numPr>
        <w:ind w:left="0" w:firstLine="709"/>
        <w:pPrChange w:id="136" w:author="Крючков Илья Сергеевич" w:date="2022-12-27T19:22:00Z">
          <w:pPr>
            <w:pStyle w:val="Times14"/>
          </w:pPr>
        </w:pPrChange>
      </w:pPr>
      <w:del w:id="137" w:author="Крючков Илья Сергеевич" w:date="2022-12-27T19:22:00Z">
        <w:r w:rsidRPr="00024648" w:rsidDel="0034122C">
          <w:delText xml:space="preserve">, </w:delText>
        </w:r>
      </w:del>
      <w:r w:rsidRPr="00024648">
        <w:t>имеет намного больше компонентов, позволяющих реализовывать сложных ботов.</w:t>
      </w:r>
      <w:commentRangeEnd w:id="128"/>
      <w:r w:rsidR="00B20ED8">
        <w:rPr>
          <w:rStyle w:val="af1"/>
          <w:rFonts w:asciiTheme="minorHAnsi" w:hAnsiTheme="minorHAnsi" w:cstheme="minorBidi"/>
        </w:rPr>
        <w:commentReference w:id="128"/>
      </w:r>
    </w:p>
    <w:p w14:paraId="54132E38" w14:textId="77777777" w:rsidR="0034122C" w:rsidRDefault="009C111B" w:rsidP="009C111B">
      <w:pPr>
        <w:pStyle w:val="Times14"/>
        <w:rPr>
          <w:ins w:id="138" w:author="Крючков Илья Сергеевич" w:date="2022-12-27T19:22:00Z"/>
        </w:rPr>
      </w:pPr>
      <w:commentRangeStart w:id="139"/>
      <w:r w:rsidRPr="00024648">
        <w:t>Минусы данного решения</w:t>
      </w:r>
      <w:ins w:id="140" w:author="Крючков Илья Сергеевич" w:date="2022-12-27T19:22:00Z">
        <w:r w:rsidR="0034122C" w:rsidRPr="0034122C">
          <w:rPr>
            <w:rPrChange w:id="141" w:author="Крючков Илья Сергеевич" w:date="2022-12-27T19:22:00Z">
              <w:rPr>
                <w:lang w:val="en-US"/>
              </w:rPr>
            </w:rPrChange>
          </w:rPr>
          <w:t>:</w:t>
        </w:r>
      </w:ins>
    </w:p>
    <w:p w14:paraId="1AB3F43F" w14:textId="25FF2108" w:rsidR="0034122C" w:rsidRDefault="009C111B">
      <w:pPr>
        <w:pStyle w:val="Times14"/>
        <w:numPr>
          <w:ilvl w:val="0"/>
          <w:numId w:val="40"/>
        </w:numPr>
        <w:ind w:left="0" w:firstLine="709"/>
        <w:rPr>
          <w:ins w:id="142" w:author="Крючков Илья Сергеевич" w:date="2022-12-27T19:22:00Z"/>
        </w:rPr>
        <w:pPrChange w:id="143" w:author="Крючков Илья Сергеевич" w:date="2022-12-27T19:23:00Z">
          <w:pPr>
            <w:pStyle w:val="Times14"/>
          </w:pPr>
        </w:pPrChange>
      </w:pPr>
      <w:del w:id="144" w:author="Крючков Илья Сергеевич" w:date="2022-12-27T19:22:00Z">
        <w:r w:rsidRPr="00024648" w:rsidDel="0034122C">
          <w:lastRenderedPageBreak/>
          <w:delText xml:space="preserve"> в том, что </w:delText>
        </w:r>
      </w:del>
      <w:r w:rsidRPr="00024648">
        <w:t>на бесплатном тарифе количество участников бота ограничено 150 пользователями</w:t>
      </w:r>
      <w:ins w:id="145" w:author="Крючков Илья Сергеевич" w:date="2022-12-27T19:23:00Z">
        <w:r w:rsidR="0034122C" w:rsidRPr="0034122C">
          <w:rPr>
            <w:rPrChange w:id="146" w:author="Крючков Илья Сергеевич" w:date="2022-12-27T19:23:00Z">
              <w:rPr>
                <w:lang w:val="en-US"/>
              </w:rPr>
            </w:rPrChange>
          </w:rPr>
          <w:t>;</w:t>
        </w:r>
      </w:ins>
    </w:p>
    <w:p w14:paraId="480B4B91" w14:textId="04ADCFC9" w:rsidR="00A9262E" w:rsidRPr="00024648" w:rsidRDefault="009C111B">
      <w:pPr>
        <w:pStyle w:val="Times14"/>
        <w:numPr>
          <w:ilvl w:val="0"/>
          <w:numId w:val="40"/>
        </w:numPr>
        <w:ind w:left="0" w:firstLine="709"/>
        <w:pPrChange w:id="147" w:author="Крючков Илья Сергеевич" w:date="2022-12-27T19:23:00Z">
          <w:pPr>
            <w:pStyle w:val="Times14"/>
          </w:pPr>
        </w:pPrChange>
      </w:pPr>
      <w:del w:id="148" w:author="Крючков Илья Сергеевич" w:date="2022-12-27T19:22:00Z">
        <w:r w:rsidRPr="00024648" w:rsidDel="0034122C">
          <w:delText xml:space="preserve">, а также </w:delText>
        </w:r>
      </w:del>
      <w:r w:rsidRPr="00024648">
        <w:t>присутствует реклама</w:t>
      </w:r>
      <w:r w:rsidR="006078D0" w:rsidRPr="00024648">
        <w:t>.</w:t>
      </w:r>
      <w:commentRangeEnd w:id="139"/>
      <w:r w:rsidR="00B20ED8">
        <w:rPr>
          <w:rStyle w:val="af1"/>
          <w:rFonts w:asciiTheme="minorHAnsi" w:hAnsiTheme="minorHAnsi" w:cstheme="minorBidi"/>
        </w:rPr>
        <w:commentReference w:id="139"/>
      </w:r>
    </w:p>
    <w:p w14:paraId="742EB8CC" w14:textId="338300CA" w:rsidR="00A9262E" w:rsidRPr="006300A4" w:rsidRDefault="00DF5E23" w:rsidP="00A9262E">
      <w:pPr>
        <w:pStyle w:val="VyatSUHeader3"/>
        <w:rPr>
          <w:lang w:val="en-US"/>
        </w:rPr>
      </w:pPr>
      <w:bookmarkStart w:id="149" w:name="_Toc122726794"/>
      <w:r>
        <w:t>Конструктор чат-ботов «</w:t>
      </w:r>
      <w:proofErr w:type="spellStart"/>
      <w:r w:rsidR="009C111B" w:rsidRPr="00024648">
        <w:rPr>
          <w:lang w:val="en-US"/>
        </w:rPr>
        <w:t>Botmother</w:t>
      </w:r>
      <w:proofErr w:type="spellEnd"/>
      <w:r>
        <w:t>»</w:t>
      </w:r>
      <w:bookmarkEnd w:id="149"/>
    </w:p>
    <w:p w14:paraId="41824A5F" w14:textId="29F359E4" w:rsidR="009C111B" w:rsidRDefault="009C111B" w:rsidP="009C111B">
      <w:pPr>
        <w:pStyle w:val="Times14"/>
        <w:rPr>
          <w:ins w:id="150" w:author="Кошкин Олег Владимирович" w:date="2022-12-27T12:01:00Z"/>
          <w:color w:val="000000"/>
        </w:rPr>
      </w:pPr>
      <w:r w:rsidRPr="00024648">
        <w:rPr>
          <w:color w:val="000000"/>
        </w:rPr>
        <w:t>Довольно мощный сервис по созданию ботов, который имеет удобный интерфейс для администрирования и создания ботов, предоставляет много различных компонентов, возможность просмотра статистики созданного бота. Но бесплатный пакет ограничен в функционале</w:t>
      </w:r>
      <w:r w:rsidR="006078D0" w:rsidRPr="00024648">
        <w:rPr>
          <w:color w:val="000000"/>
        </w:rPr>
        <w:t>.</w:t>
      </w:r>
    </w:p>
    <w:p w14:paraId="77CC5BE9" w14:textId="77777777" w:rsidR="00B20ED8" w:rsidRPr="00024648" w:rsidRDefault="00B20ED8" w:rsidP="009C111B">
      <w:pPr>
        <w:pStyle w:val="Times14"/>
        <w:rPr>
          <w:color w:val="000000"/>
        </w:rPr>
      </w:pPr>
    </w:p>
    <w:p w14:paraId="5A093890" w14:textId="06AC778E" w:rsidR="006078D0" w:rsidRPr="00024648" w:rsidRDefault="005B4F7C" w:rsidP="009C111B">
      <w:pPr>
        <w:pStyle w:val="Times14"/>
        <w:rPr>
          <w:color w:val="000000"/>
        </w:rPr>
      </w:pPr>
      <w:r w:rsidRPr="00024648">
        <w:rPr>
          <w:color w:val="000000"/>
        </w:rPr>
        <w:t>В таблице 1 представлено сравнение вышеперечисленных аналогов.</w:t>
      </w:r>
    </w:p>
    <w:p w14:paraId="14030CC9" w14:textId="5AF23494" w:rsidR="00BC1A21" w:rsidRPr="00024648" w:rsidRDefault="00BC1A21" w:rsidP="00737729">
      <w:pPr>
        <w:pStyle w:val="VyatSUTableHeader"/>
      </w:pPr>
      <w:r w:rsidRPr="00024648">
        <w:t>Таблица 1 – Сравнение аналогов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1842"/>
        <w:gridCol w:w="2336"/>
        <w:gridCol w:w="2336"/>
      </w:tblGrid>
      <w:tr w:rsidR="005B4F7C" w:rsidRPr="00024648" w14:paraId="5137724E" w14:textId="77777777" w:rsidTr="005B4F7C">
        <w:tc>
          <w:tcPr>
            <w:tcW w:w="2830" w:type="dxa"/>
            <w:tcBorders>
              <w:tl2br w:val="single" w:sz="4" w:space="0" w:color="auto"/>
            </w:tcBorders>
          </w:tcPr>
          <w:p w14:paraId="16520B9B" w14:textId="42C2BBD8" w:rsidR="00BC1A21" w:rsidRPr="00024648" w:rsidRDefault="00BC1A21" w:rsidP="008249E9">
            <w:pPr>
              <w:pStyle w:val="TimesNOT15"/>
              <w:rPr>
                <w:szCs w:val="28"/>
              </w:rPr>
            </w:pPr>
            <w:r w:rsidRPr="00024648">
              <w:rPr>
                <w:szCs w:val="28"/>
              </w:rPr>
              <w:t xml:space="preserve">                     </w:t>
            </w:r>
            <w:proofErr w:type="spellStart"/>
            <w:r w:rsidRPr="00024648">
              <w:rPr>
                <w:szCs w:val="28"/>
              </w:rPr>
              <w:t>Аналоги</w:t>
            </w:r>
            <w:proofErr w:type="spellEnd"/>
          </w:p>
          <w:p w14:paraId="150BC29E" w14:textId="18A23BB2" w:rsidR="005B4F7C" w:rsidRPr="00024648" w:rsidRDefault="00BC1A21" w:rsidP="008249E9">
            <w:pPr>
              <w:pStyle w:val="TimesNOT15"/>
              <w:rPr>
                <w:szCs w:val="28"/>
              </w:rPr>
            </w:pPr>
            <w:proofErr w:type="spellStart"/>
            <w:r w:rsidRPr="00024648">
              <w:rPr>
                <w:szCs w:val="28"/>
              </w:rPr>
              <w:t>Требования</w:t>
            </w:r>
            <w:proofErr w:type="spellEnd"/>
          </w:p>
        </w:tc>
        <w:tc>
          <w:tcPr>
            <w:tcW w:w="1842" w:type="dxa"/>
          </w:tcPr>
          <w:p w14:paraId="7F35D52D" w14:textId="4259444B" w:rsidR="005B4F7C" w:rsidRPr="00024648" w:rsidRDefault="00BC1A21" w:rsidP="008249E9">
            <w:pPr>
              <w:pStyle w:val="TimesNOT15"/>
              <w:rPr>
                <w:szCs w:val="28"/>
              </w:rPr>
            </w:pPr>
            <w:proofErr w:type="spellStart"/>
            <w:r w:rsidRPr="00024648">
              <w:rPr>
                <w:szCs w:val="28"/>
              </w:rPr>
              <w:t>Manybot</w:t>
            </w:r>
            <w:proofErr w:type="spellEnd"/>
          </w:p>
        </w:tc>
        <w:tc>
          <w:tcPr>
            <w:tcW w:w="2336" w:type="dxa"/>
          </w:tcPr>
          <w:p w14:paraId="4F401EE0" w14:textId="7C26EEAB" w:rsidR="005B4F7C" w:rsidRPr="00024648" w:rsidRDefault="00BC1A21" w:rsidP="008249E9">
            <w:pPr>
              <w:pStyle w:val="TimesNOT15"/>
              <w:rPr>
                <w:szCs w:val="28"/>
              </w:rPr>
            </w:pPr>
            <w:proofErr w:type="spellStart"/>
            <w:r w:rsidRPr="00024648">
              <w:rPr>
                <w:szCs w:val="28"/>
              </w:rPr>
              <w:t>Puzzlebot</w:t>
            </w:r>
            <w:proofErr w:type="spellEnd"/>
          </w:p>
        </w:tc>
        <w:tc>
          <w:tcPr>
            <w:tcW w:w="2336" w:type="dxa"/>
          </w:tcPr>
          <w:p w14:paraId="69ED5735" w14:textId="57E8D89F" w:rsidR="005B4F7C" w:rsidRPr="00024648" w:rsidRDefault="00BC1A21" w:rsidP="008249E9">
            <w:pPr>
              <w:pStyle w:val="TimesNOT15"/>
              <w:rPr>
                <w:szCs w:val="28"/>
              </w:rPr>
            </w:pPr>
            <w:proofErr w:type="spellStart"/>
            <w:r w:rsidRPr="00024648">
              <w:rPr>
                <w:szCs w:val="28"/>
              </w:rPr>
              <w:t>Botmother</w:t>
            </w:r>
            <w:proofErr w:type="spellEnd"/>
          </w:p>
        </w:tc>
      </w:tr>
      <w:tr w:rsidR="005B4F7C" w:rsidRPr="00024648" w14:paraId="5677A395" w14:textId="77777777" w:rsidTr="005B4F7C">
        <w:tc>
          <w:tcPr>
            <w:tcW w:w="2830" w:type="dxa"/>
          </w:tcPr>
          <w:p w14:paraId="25DDD9C5" w14:textId="7A8AB3EC" w:rsidR="005B4F7C" w:rsidRPr="00024648" w:rsidRDefault="00BC1A21" w:rsidP="008249E9">
            <w:pPr>
              <w:pStyle w:val="TimesNOT15"/>
              <w:rPr>
                <w:szCs w:val="28"/>
                <w:lang w:val="ru-RU"/>
              </w:rPr>
            </w:pPr>
            <w:r w:rsidRPr="00024648">
              <w:rPr>
                <w:szCs w:val="28"/>
                <w:lang w:val="ru-RU"/>
              </w:rPr>
              <w:t>Удобный доступ для администрирования бота</w:t>
            </w:r>
          </w:p>
        </w:tc>
        <w:tc>
          <w:tcPr>
            <w:tcW w:w="1842" w:type="dxa"/>
          </w:tcPr>
          <w:p w14:paraId="4AF81D7A" w14:textId="13AC7B7D" w:rsidR="005B4F7C" w:rsidRPr="00024648" w:rsidRDefault="00BC1A21" w:rsidP="00BC1A21">
            <w:pPr>
              <w:pStyle w:val="Times14"/>
              <w:ind w:firstLine="0"/>
              <w:jc w:val="center"/>
              <w:rPr>
                <w:lang w:val="en-US"/>
              </w:rPr>
            </w:pPr>
            <w:r w:rsidRPr="00024648"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2B8FB307" w14:textId="5B0A34D0" w:rsidR="005B4F7C" w:rsidRPr="00024648" w:rsidRDefault="00BC1A21" w:rsidP="00BC1A21">
            <w:pPr>
              <w:pStyle w:val="Times14"/>
              <w:ind w:firstLine="0"/>
              <w:jc w:val="center"/>
              <w:rPr>
                <w:lang w:val="en-US"/>
              </w:rPr>
            </w:pPr>
            <w:r w:rsidRPr="00024648">
              <w:rPr>
                <w:lang w:val="en-US"/>
              </w:rPr>
              <w:t>+</w:t>
            </w:r>
          </w:p>
        </w:tc>
        <w:tc>
          <w:tcPr>
            <w:tcW w:w="2336" w:type="dxa"/>
          </w:tcPr>
          <w:p w14:paraId="42D3E7FD" w14:textId="3198F790" w:rsidR="005B4F7C" w:rsidRPr="00024648" w:rsidRDefault="00BC1A21" w:rsidP="00BC1A21">
            <w:pPr>
              <w:pStyle w:val="Times14"/>
              <w:ind w:firstLine="0"/>
              <w:jc w:val="center"/>
              <w:rPr>
                <w:lang w:val="en-US"/>
              </w:rPr>
            </w:pPr>
            <w:r w:rsidRPr="00024648">
              <w:rPr>
                <w:lang w:val="en-US"/>
              </w:rPr>
              <w:t>+</w:t>
            </w:r>
          </w:p>
        </w:tc>
      </w:tr>
      <w:tr w:rsidR="005B4F7C" w:rsidRPr="00024648" w14:paraId="3178CBB2" w14:textId="77777777" w:rsidTr="005B4F7C">
        <w:tc>
          <w:tcPr>
            <w:tcW w:w="2830" w:type="dxa"/>
          </w:tcPr>
          <w:p w14:paraId="46CB80B1" w14:textId="3894C653" w:rsidR="005B4F7C" w:rsidRPr="00024648" w:rsidRDefault="00BC1A21" w:rsidP="008249E9">
            <w:pPr>
              <w:pStyle w:val="TimesNOT15"/>
              <w:rPr>
                <w:szCs w:val="28"/>
              </w:rPr>
            </w:pPr>
            <w:proofErr w:type="spellStart"/>
            <w:r w:rsidRPr="00024648">
              <w:rPr>
                <w:szCs w:val="28"/>
              </w:rPr>
              <w:t>Изменение</w:t>
            </w:r>
            <w:proofErr w:type="spellEnd"/>
            <w:r w:rsidRPr="00024648">
              <w:rPr>
                <w:szCs w:val="28"/>
              </w:rPr>
              <w:t xml:space="preserve"> </w:t>
            </w:r>
            <w:proofErr w:type="spellStart"/>
            <w:r w:rsidRPr="00024648">
              <w:rPr>
                <w:szCs w:val="28"/>
              </w:rPr>
              <w:t>порядка</w:t>
            </w:r>
            <w:proofErr w:type="spellEnd"/>
            <w:r w:rsidRPr="00024648">
              <w:rPr>
                <w:szCs w:val="28"/>
              </w:rPr>
              <w:t xml:space="preserve"> </w:t>
            </w:r>
            <w:proofErr w:type="spellStart"/>
            <w:r w:rsidRPr="00024648">
              <w:rPr>
                <w:szCs w:val="28"/>
              </w:rPr>
              <w:t>вызовов</w:t>
            </w:r>
            <w:proofErr w:type="spellEnd"/>
            <w:r w:rsidRPr="00024648">
              <w:rPr>
                <w:szCs w:val="28"/>
              </w:rPr>
              <w:t xml:space="preserve"> </w:t>
            </w:r>
            <w:proofErr w:type="spellStart"/>
            <w:r w:rsidRPr="00024648">
              <w:rPr>
                <w:szCs w:val="28"/>
              </w:rPr>
              <w:t>компонентов</w:t>
            </w:r>
            <w:proofErr w:type="spellEnd"/>
          </w:p>
        </w:tc>
        <w:tc>
          <w:tcPr>
            <w:tcW w:w="1842" w:type="dxa"/>
          </w:tcPr>
          <w:p w14:paraId="0814DFEB" w14:textId="6F3EEB22" w:rsidR="005B4F7C" w:rsidRPr="00024648" w:rsidRDefault="00BC1A21" w:rsidP="00BC1A21">
            <w:pPr>
              <w:pStyle w:val="Times14"/>
              <w:ind w:firstLine="0"/>
              <w:jc w:val="center"/>
              <w:rPr>
                <w:lang w:val="en-US"/>
              </w:rPr>
            </w:pPr>
            <w:r w:rsidRPr="00024648"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23DEF724" w14:textId="3D3F218B" w:rsidR="005B4F7C" w:rsidRPr="00024648" w:rsidRDefault="00BC1A21" w:rsidP="00BC1A21">
            <w:pPr>
              <w:pStyle w:val="Times14"/>
              <w:ind w:firstLine="0"/>
              <w:jc w:val="center"/>
              <w:rPr>
                <w:lang w:val="en-US"/>
              </w:rPr>
            </w:pPr>
            <w:r w:rsidRPr="00024648">
              <w:rPr>
                <w:lang w:val="en-US"/>
              </w:rPr>
              <w:t>+</w:t>
            </w:r>
          </w:p>
        </w:tc>
        <w:tc>
          <w:tcPr>
            <w:tcW w:w="2336" w:type="dxa"/>
          </w:tcPr>
          <w:p w14:paraId="3BBBDF78" w14:textId="5BCF5D67" w:rsidR="005B4F7C" w:rsidRPr="00024648" w:rsidRDefault="00BC1A21" w:rsidP="00BC1A21">
            <w:pPr>
              <w:pStyle w:val="Times14"/>
              <w:ind w:firstLine="0"/>
              <w:jc w:val="center"/>
              <w:rPr>
                <w:lang w:val="en-US"/>
              </w:rPr>
            </w:pPr>
            <w:r w:rsidRPr="00024648">
              <w:rPr>
                <w:lang w:val="en-US"/>
              </w:rPr>
              <w:t>+</w:t>
            </w:r>
          </w:p>
        </w:tc>
      </w:tr>
      <w:tr w:rsidR="005B4F7C" w:rsidRPr="00024648" w14:paraId="2329E1F8" w14:textId="77777777" w:rsidTr="005B4F7C">
        <w:tc>
          <w:tcPr>
            <w:tcW w:w="2830" w:type="dxa"/>
          </w:tcPr>
          <w:p w14:paraId="022B41FC" w14:textId="5A3CD722" w:rsidR="005B4F7C" w:rsidRPr="00024648" w:rsidRDefault="00BC1A21" w:rsidP="008249E9">
            <w:pPr>
              <w:pStyle w:val="TimesNOT15"/>
              <w:rPr>
                <w:szCs w:val="28"/>
              </w:rPr>
            </w:pPr>
            <w:proofErr w:type="spellStart"/>
            <w:r w:rsidRPr="00024648">
              <w:rPr>
                <w:szCs w:val="28"/>
              </w:rPr>
              <w:t>Изменение</w:t>
            </w:r>
            <w:proofErr w:type="spellEnd"/>
            <w:r w:rsidRPr="00024648">
              <w:rPr>
                <w:szCs w:val="28"/>
              </w:rPr>
              <w:t xml:space="preserve"> </w:t>
            </w:r>
            <w:proofErr w:type="spellStart"/>
            <w:r w:rsidRPr="00024648">
              <w:rPr>
                <w:szCs w:val="28"/>
              </w:rPr>
              <w:t>свойств</w:t>
            </w:r>
            <w:proofErr w:type="spellEnd"/>
            <w:r w:rsidRPr="00024648">
              <w:rPr>
                <w:szCs w:val="28"/>
              </w:rPr>
              <w:t xml:space="preserve"> </w:t>
            </w:r>
            <w:proofErr w:type="spellStart"/>
            <w:r w:rsidRPr="00024648">
              <w:rPr>
                <w:szCs w:val="28"/>
              </w:rPr>
              <w:t>компонента</w:t>
            </w:r>
            <w:proofErr w:type="spellEnd"/>
          </w:p>
        </w:tc>
        <w:tc>
          <w:tcPr>
            <w:tcW w:w="1842" w:type="dxa"/>
          </w:tcPr>
          <w:p w14:paraId="508F1D9D" w14:textId="1BF15B50" w:rsidR="005B4F7C" w:rsidRPr="00024648" w:rsidRDefault="00BC1A21" w:rsidP="00BC1A21">
            <w:pPr>
              <w:pStyle w:val="Times14"/>
              <w:ind w:firstLine="0"/>
              <w:jc w:val="center"/>
              <w:rPr>
                <w:lang w:val="en-US"/>
              </w:rPr>
            </w:pPr>
            <w:r w:rsidRPr="00024648"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1D6FEB4D" w14:textId="1548C95B" w:rsidR="005B4F7C" w:rsidRPr="00024648" w:rsidRDefault="00BC1A21" w:rsidP="00BC1A21">
            <w:pPr>
              <w:pStyle w:val="Times14"/>
              <w:ind w:firstLine="0"/>
              <w:jc w:val="center"/>
              <w:rPr>
                <w:lang w:val="en-US"/>
              </w:rPr>
            </w:pPr>
            <w:r w:rsidRPr="00024648">
              <w:rPr>
                <w:lang w:val="en-US"/>
              </w:rPr>
              <w:t>+</w:t>
            </w:r>
          </w:p>
        </w:tc>
        <w:tc>
          <w:tcPr>
            <w:tcW w:w="2336" w:type="dxa"/>
          </w:tcPr>
          <w:p w14:paraId="69A2BC97" w14:textId="246171DD" w:rsidR="005B4F7C" w:rsidRPr="00024648" w:rsidRDefault="00BC1A21" w:rsidP="00BC1A21">
            <w:pPr>
              <w:pStyle w:val="Times14"/>
              <w:ind w:firstLine="0"/>
              <w:jc w:val="center"/>
              <w:rPr>
                <w:lang w:val="en-US"/>
              </w:rPr>
            </w:pPr>
            <w:r w:rsidRPr="00024648">
              <w:rPr>
                <w:lang w:val="en-US"/>
              </w:rPr>
              <w:t>+</w:t>
            </w:r>
          </w:p>
        </w:tc>
      </w:tr>
      <w:tr w:rsidR="005B4F7C" w:rsidRPr="00024648" w14:paraId="341A685C" w14:textId="77777777" w:rsidTr="005B4F7C">
        <w:tc>
          <w:tcPr>
            <w:tcW w:w="2830" w:type="dxa"/>
          </w:tcPr>
          <w:p w14:paraId="205627CC" w14:textId="4E90979E" w:rsidR="005B4F7C" w:rsidRPr="00024648" w:rsidRDefault="00BC1A21" w:rsidP="008249E9">
            <w:pPr>
              <w:pStyle w:val="TimesNOT15"/>
              <w:rPr>
                <w:szCs w:val="28"/>
                <w:lang w:val="ru-RU"/>
              </w:rPr>
            </w:pPr>
            <w:r w:rsidRPr="00024648">
              <w:rPr>
                <w:szCs w:val="28"/>
                <w:lang w:val="ru-RU"/>
              </w:rPr>
              <w:t>Нет ограничений на использования компонентов</w:t>
            </w:r>
          </w:p>
        </w:tc>
        <w:tc>
          <w:tcPr>
            <w:tcW w:w="1842" w:type="dxa"/>
          </w:tcPr>
          <w:p w14:paraId="244191C8" w14:textId="5027E654" w:rsidR="005B4F7C" w:rsidRPr="00024648" w:rsidRDefault="00BC1A21" w:rsidP="00BC1A21">
            <w:pPr>
              <w:pStyle w:val="Times14"/>
              <w:ind w:firstLine="0"/>
              <w:jc w:val="center"/>
              <w:rPr>
                <w:lang w:val="en-US"/>
              </w:rPr>
            </w:pPr>
            <w:r w:rsidRPr="00024648">
              <w:rPr>
                <w:lang w:val="en-US"/>
              </w:rPr>
              <w:t>+</w:t>
            </w:r>
          </w:p>
        </w:tc>
        <w:tc>
          <w:tcPr>
            <w:tcW w:w="2336" w:type="dxa"/>
          </w:tcPr>
          <w:p w14:paraId="028262E0" w14:textId="25BC02B4" w:rsidR="005B4F7C" w:rsidRPr="00024648" w:rsidRDefault="00BC1A21" w:rsidP="00BC1A21">
            <w:pPr>
              <w:pStyle w:val="Times14"/>
              <w:ind w:firstLine="0"/>
              <w:jc w:val="center"/>
              <w:rPr>
                <w:lang w:val="en-US"/>
              </w:rPr>
            </w:pPr>
            <w:r w:rsidRPr="00024648">
              <w:rPr>
                <w:lang w:val="en-US"/>
              </w:rPr>
              <w:t>+</w:t>
            </w:r>
          </w:p>
        </w:tc>
        <w:tc>
          <w:tcPr>
            <w:tcW w:w="2336" w:type="dxa"/>
          </w:tcPr>
          <w:p w14:paraId="5F17EE36" w14:textId="38C0733B" w:rsidR="005B4F7C" w:rsidRPr="00024648" w:rsidRDefault="00BC1A21" w:rsidP="00BC1A21">
            <w:pPr>
              <w:pStyle w:val="Times14"/>
              <w:ind w:firstLine="0"/>
              <w:jc w:val="center"/>
              <w:rPr>
                <w:lang w:val="en-US"/>
              </w:rPr>
            </w:pPr>
            <w:r w:rsidRPr="00024648">
              <w:rPr>
                <w:lang w:val="en-US"/>
              </w:rPr>
              <w:t>-</w:t>
            </w:r>
          </w:p>
        </w:tc>
      </w:tr>
      <w:tr w:rsidR="005B4F7C" w:rsidRPr="00024648" w14:paraId="5BFB117B" w14:textId="77777777" w:rsidTr="005B4F7C">
        <w:tc>
          <w:tcPr>
            <w:tcW w:w="2830" w:type="dxa"/>
          </w:tcPr>
          <w:p w14:paraId="74225AA0" w14:textId="0F3E731D" w:rsidR="005B4F7C" w:rsidRPr="00024648" w:rsidRDefault="00BC1A21" w:rsidP="008249E9">
            <w:pPr>
              <w:pStyle w:val="TimesNOT15"/>
              <w:rPr>
                <w:szCs w:val="28"/>
              </w:rPr>
            </w:pPr>
            <w:proofErr w:type="spellStart"/>
            <w:r w:rsidRPr="00024648">
              <w:rPr>
                <w:szCs w:val="28"/>
              </w:rPr>
              <w:t>Отсутствие</w:t>
            </w:r>
            <w:proofErr w:type="spellEnd"/>
            <w:r w:rsidRPr="00024648">
              <w:rPr>
                <w:szCs w:val="28"/>
              </w:rPr>
              <w:t xml:space="preserve"> </w:t>
            </w:r>
            <w:proofErr w:type="spellStart"/>
            <w:r w:rsidRPr="00024648">
              <w:rPr>
                <w:szCs w:val="28"/>
              </w:rPr>
              <w:t>рекламы</w:t>
            </w:r>
            <w:proofErr w:type="spellEnd"/>
          </w:p>
        </w:tc>
        <w:tc>
          <w:tcPr>
            <w:tcW w:w="1842" w:type="dxa"/>
          </w:tcPr>
          <w:p w14:paraId="64FB97B8" w14:textId="1A807716" w:rsidR="005B4F7C" w:rsidRPr="00024648" w:rsidRDefault="00BC1A21" w:rsidP="00BC1A21">
            <w:pPr>
              <w:pStyle w:val="Times14"/>
              <w:ind w:firstLine="0"/>
              <w:jc w:val="center"/>
              <w:rPr>
                <w:lang w:val="en-US"/>
              </w:rPr>
            </w:pPr>
            <w:r w:rsidRPr="00024648"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22F867C1" w14:textId="4D654542" w:rsidR="005B4F7C" w:rsidRPr="00024648" w:rsidRDefault="00BC1A21" w:rsidP="00BC1A21">
            <w:pPr>
              <w:pStyle w:val="Times14"/>
              <w:ind w:firstLine="0"/>
              <w:jc w:val="center"/>
              <w:rPr>
                <w:lang w:val="en-US"/>
              </w:rPr>
            </w:pPr>
            <w:r w:rsidRPr="00024648"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2EB11EE5" w14:textId="411ECCA5" w:rsidR="005B4F7C" w:rsidRPr="00024648" w:rsidRDefault="00BC1A21" w:rsidP="00BC1A21">
            <w:pPr>
              <w:pStyle w:val="Times14"/>
              <w:ind w:firstLine="0"/>
              <w:jc w:val="center"/>
              <w:rPr>
                <w:lang w:val="en-US"/>
              </w:rPr>
            </w:pPr>
            <w:r w:rsidRPr="00024648">
              <w:rPr>
                <w:lang w:val="en-US"/>
              </w:rPr>
              <w:t>+</w:t>
            </w:r>
          </w:p>
        </w:tc>
      </w:tr>
    </w:tbl>
    <w:p w14:paraId="3CFDA753" w14:textId="0AE9054B" w:rsidR="00BC1A21" w:rsidRDefault="00BC1A21" w:rsidP="00CA0A75">
      <w:pPr>
        <w:pStyle w:val="Times14"/>
        <w:spacing w:before="240"/>
      </w:pPr>
      <w:r w:rsidRPr="00024648">
        <w:t xml:space="preserve">Как видно из таблицы 1, существующие решения </w:t>
      </w:r>
      <w:r w:rsidR="00C03605">
        <w:t xml:space="preserve">имеют ряд недостатков. </w:t>
      </w:r>
      <w:r w:rsidRPr="00024648">
        <w:t>Также конструкторы больше ориентированы на получение прибыли и ограничивают функционал для бесплатного пользования.</w:t>
      </w:r>
    </w:p>
    <w:p w14:paraId="7A88880F" w14:textId="4ABFB5C0" w:rsidR="00C03605" w:rsidRDefault="00585654" w:rsidP="00C03605">
      <w:pPr>
        <w:pStyle w:val="Times14"/>
      </w:pPr>
      <w:del w:id="151" w:author="Кошкин Олег Владимирович" w:date="2022-12-27T12:06:00Z">
        <w:r w:rsidDel="001A16A5">
          <w:delText xml:space="preserve">Учитывая недостатки рассмотренных </w:delText>
        </w:r>
        <w:r w:rsidR="00C03605" w:rsidDel="001A16A5">
          <w:delText>аналогов разрабатываемое приложение должно обеспечивать следующий функционал</w:delText>
        </w:r>
      </w:del>
      <w:ins w:id="152" w:author="Кошкин Олег Владимирович" w:date="2022-12-27T12:06:00Z">
        <w:r w:rsidR="001A16A5">
          <w:t>Рассмо</w:t>
        </w:r>
      </w:ins>
      <w:ins w:id="153" w:author="Кошкин Олег Владимирович" w:date="2022-12-27T12:07:00Z">
        <w:r w:rsidR="001A16A5">
          <w:t xml:space="preserve">трение аналогов демонстрирует актуальность задачи разработки платформы для создания чат-ботов, так как существующие решения </w:t>
        </w:r>
      </w:ins>
      <w:ins w:id="154" w:author="Кошкин Олег Владимирович" w:date="2022-12-27T12:08:00Z">
        <w:r w:rsidR="001A16A5">
          <w:lastRenderedPageBreak/>
          <w:t xml:space="preserve">обладают недостатками. </w:t>
        </w:r>
      </w:ins>
      <w:ins w:id="155" w:author="Кошкин Олег Владимирович" w:date="2022-12-27T12:11:00Z">
        <w:r w:rsidR="001A16A5">
          <w:t>Перечень ф</w:t>
        </w:r>
      </w:ins>
      <w:ins w:id="156" w:author="Кошкин Олег Владимирович" w:date="2022-12-27T12:08:00Z">
        <w:r w:rsidR="001A16A5">
          <w:t>ункциональны</w:t>
        </w:r>
      </w:ins>
      <w:ins w:id="157" w:author="Кошкин Олег Владимирович" w:date="2022-12-27T12:11:00Z">
        <w:r w:rsidR="001A16A5">
          <w:t>х</w:t>
        </w:r>
      </w:ins>
      <w:ins w:id="158" w:author="Кошкин Олег Владимирович" w:date="2022-12-27T12:08:00Z">
        <w:r w:rsidR="001A16A5">
          <w:t xml:space="preserve"> требовани</w:t>
        </w:r>
      </w:ins>
      <w:ins w:id="159" w:author="Кошкин Олег Владимирович" w:date="2022-12-27T12:11:00Z">
        <w:r w:rsidR="001A16A5">
          <w:t>й</w:t>
        </w:r>
      </w:ins>
      <w:ins w:id="160" w:author="Кошкин Олег Владимирович" w:date="2022-12-27T12:08:00Z">
        <w:r w:rsidR="001A16A5">
          <w:t xml:space="preserve"> </w:t>
        </w:r>
      </w:ins>
      <w:ins w:id="161" w:author="Кошкин Олег Владимирович" w:date="2022-12-27T12:09:00Z">
        <w:r w:rsidR="001A16A5">
          <w:t>в</w:t>
        </w:r>
      </w:ins>
      <w:ins w:id="162" w:author="Кошкин Олег Владимирович" w:date="2022-12-27T12:08:00Z">
        <w:r w:rsidR="001A16A5">
          <w:t xml:space="preserve"> расширенн</w:t>
        </w:r>
      </w:ins>
      <w:ins w:id="163" w:author="Кошкин Олег Владимирович" w:date="2022-12-27T12:09:00Z">
        <w:r w:rsidR="001A16A5">
          <w:t>о</w:t>
        </w:r>
      </w:ins>
      <w:ins w:id="164" w:author="Кошкин Олег Владимирович" w:date="2022-12-27T12:10:00Z">
        <w:r w:rsidR="001A16A5">
          <w:t>м</w:t>
        </w:r>
      </w:ins>
      <w:ins w:id="165" w:author="Кошкин Олег Владимирович" w:date="2022-12-27T12:09:00Z">
        <w:r w:rsidR="001A16A5">
          <w:t xml:space="preserve"> техническо</w:t>
        </w:r>
      </w:ins>
      <w:ins w:id="166" w:author="Кошкин Олег Владимирович" w:date="2022-12-27T12:10:00Z">
        <w:r w:rsidR="001A16A5">
          <w:t>м</w:t>
        </w:r>
      </w:ins>
      <w:ins w:id="167" w:author="Кошкин Олег Владимирович" w:date="2022-12-27T12:09:00Z">
        <w:r w:rsidR="001A16A5">
          <w:t xml:space="preserve"> задани</w:t>
        </w:r>
      </w:ins>
      <w:ins w:id="168" w:author="Кошкин Олег Владимирович" w:date="2022-12-27T12:10:00Z">
        <w:r w:rsidR="001A16A5">
          <w:t>и</w:t>
        </w:r>
      </w:ins>
      <w:ins w:id="169" w:author="Кошкин Олег Владимирович" w:date="2022-12-27T12:09:00Z">
        <w:r w:rsidR="001A16A5">
          <w:t xml:space="preserve"> </w:t>
        </w:r>
      </w:ins>
      <w:ins w:id="170" w:author="Кошкин Олег Владимирович" w:date="2022-12-27T12:10:00Z">
        <w:r w:rsidR="001A16A5">
          <w:t xml:space="preserve">на разработку платформы </w:t>
        </w:r>
      </w:ins>
      <w:ins w:id="171" w:author="Кошкин Олег Владимирович" w:date="2022-12-27T12:09:00Z">
        <w:r w:rsidR="001A16A5">
          <w:t>долж</w:t>
        </w:r>
      </w:ins>
      <w:ins w:id="172" w:author="Кошкин Олег Владимирович" w:date="2022-12-27T12:11:00Z">
        <w:r w:rsidR="001A16A5">
          <w:t>ен включать требования, которые качественно будут отли</w:t>
        </w:r>
      </w:ins>
      <w:ins w:id="173" w:author="Кошкин Олег Владимирович" w:date="2022-12-27T12:12:00Z">
        <w:r w:rsidR="001A16A5">
          <w:t>чать ее от существующих аналогов, исключать рассмотренные недоста</w:t>
        </w:r>
      </w:ins>
      <w:ins w:id="174" w:author="Крючков Илья Сергеевич" w:date="2022-12-27T19:23:00Z">
        <w:r w:rsidR="0034122C">
          <w:t>т</w:t>
        </w:r>
      </w:ins>
      <w:ins w:id="175" w:author="Кошкин Олег Владимирович" w:date="2022-12-27T12:12:00Z">
        <w:r w:rsidR="001A16A5">
          <w:t>ки.</w:t>
        </w:r>
      </w:ins>
      <w:commentRangeStart w:id="176"/>
      <w:del w:id="177" w:author="Кошкин Олег Владимирович" w:date="2022-12-27T12:08:00Z">
        <w:r w:rsidR="00C03605" w:rsidDel="001A16A5">
          <w:delText>:</w:delText>
        </w:r>
      </w:del>
    </w:p>
    <w:p w14:paraId="62D8A4BA" w14:textId="3C612D56" w:rsidR="00C03605" w:rsidDel="0034122C" w:rsidRDefault="00C03605" w:rsidP="0048344F">
      <w:pPr>
        <w:pStyle w:val="Times14"/>
        <w:numPr>
          <w:ilvl w:val="0"/>
          <w:numId w:val="37"/>
        </w:numPr>
        <w:ind w:left="0" w:firstLine="709"/>
        <w:rPr>
          <w:del w:id="178" w:author="Крючков Илья Сергеевич" w:date="2022-12-27T19:26:00Z"/>
          <w:lang w:eastAsia="ru-RU"/>
        </w:rPr>
      </w:pPr>
      <w:del w:id="179" w:author="Крючков Илья Сергеевич" w:date="2022-12-27T19:26:00Z">
        <w:r w:rsidDel="0034122C">
          <w:rPr>
            <w:lang w:eastAsia="ru-RU"/>
          </w:rPr>
          <w:delText>Возможность создания ботов</w:delText>
        </w:r>
        <w:r w:rsidDel="0034122C">
          <w:rPr>
            <w:lang w:eastAsia="ru-RU"/>
          </w:rPr>
          <w:tab/>
          <w:delText xml:space="preserve"> с помощью конструктора;</w:delText>
        </w:r>
      </w:del>
    </w:p>
    <w:p w14:paraId="2C346863" w14:textId="0022281D" w:rsidR="00C03605" w:rsidDel="0034122C" w:rsidRDefault="00C03605" w:rsidP="0048344F">
      <w:pPr>
        <w:pStyle w:val="Times14"/>
        <w:numPr>
          <w:ilvl w:val="0"/>
          <w:numId w:val="37"/>
        </w:numPr>
        <w:ind w:left="0" w:firstLine="709"/>
        <w:rPr>
          <w:del w:id="180" w:author="Крючков Илья Сергеевич" w:date="2022-12-27T19:26:00Z"/>
          <w:lang w:eastAsia="ru-RU"/>
        </w:rPr>
      </w:pPr>
      <w:del w:id="181" w:author="Крючков Илья Сергеевич" w:date="2022-12-27T19:26:00Z">
        <w:r w:rsidDel="0034122C">
          <w:rPr>
            <w:lang w:eastAsia="ru-RU"/>
          </w:rPr>
          <w:delText>Удобный доступ для администрирования бота;</w:delText>
        </w:r>
      </w:del>
    </w:p>
    <w:p w14:paraId="71955842" w14:textId="228E06B2" w:rsidR="00C03605" w:rsidDel="0034122C" w:rsidRDefault="00C03605" w:rsidP="0048344F">
      <w:pPr>
        <w:pStyle w:val="Times14"/>
        <w:numPr>
          <w:ilvl w:val="0"/>
          <w:numId w:val="37"/>
        </w:numPr>
        <w:ind w:left="0" w:firstLine="709"/>
        <w:rPr>
          <w:del w:id="182" w:author="Крючков Илья Сергеевич" w:date="2022-12-27T19:26:00Z"/>
          <w:lang w:eastAsia="ru-RU"/>
        </w:rPr>
      </w:pPr>
      <w:del w:id="183" w:author="Крючков Илья Сергеевич" w:date="2022-12-27T19:26:00Z">
        <w:r w:rsidDel="0034122C">
          <w:rPr>
            <w:lang w:eastAsia="ru-RU"/>
          </w:rPr>
          <w:delText>Возможность изменения порядка вызовов компонентов;</w:delText>
        </w:r>
      </w:del>
    </w:p>
    <w:p w14:paraId="0967C1F5" w14:textId="4A456212" w:rsidR="00C03605" w:rsidDel="0034122C" w:rsidRDefault="00C03605" w:rsidP="0048344F">
      <w:pPr>
        <w:pStyle w:val="Times14"/>
        <w:numPr>
          <w:ilvl w:val="0"/>
          <w:numId w:val="37"/>
        </w:numPr>
        <w:ind w:left="0" w:firstLine="709"/>
        <w:rPr>
          <w:del w:id="184" w:author="Крючков Илья Сергеевич" w:date="2022-12-27T19:26:00Z"/>
          <w:lang w:eastAsia="ru-RU"/>
        </w:rPr>
      </w:pPr>
      <w:del w:id="185" w:author="Крючков Илья Сергеевич" w:date="2022-12-27T19:26:00Z">
        <w:r w:rsidDel="0034122C">
          <w:rPr>
            <w:lang w:eastAsia="ru-RU"/>
          </w:rPr>
          <w:delText>Возможность изменения свойств компонента;</w:delText>
        </w:r>
      </w:del>
    </w:p>
    <w:p w14:paraId="6C888FB8" w14:textId="02E175DC" w:rsidR="00C03605" w:rsidDel="0034122C" w:rsidRDefault="00C03605" w:rsidP="0048344F">
      <w:pPr>
        <w:pStyle w:val="Times14"/>
        <w:numPr>
          <w:ilvl w:val="0"/>
          <w:numId w:val="37"/>
        </w:numPr>
        <w:ind w:left="0" w:firstLine="709"/>
        <w:rPr>
          <w:del w:id="186" w:author="Крючков Илья Сергеевич" w:date="2022-12-27T19:26:00Z"/>
          <w:lang w:eastAsia="ru-RU"/>
        </w:rPr>
      </w:pPr>
      <w:del w:id="187" w:author="Крючков Илья Сергеевич" w:date="2022-12-27T19:26:00Z">
        <w:r w:rsidDel="0034122C">
          <w:rPr>
            <w:lang w:eastAsia="ru-RU"/>
          </w:rPr>
          <w:delText>Предоставление компонентов для наиболее требуемого функционала для обслуживания клиентов спортивных залов;</w:delText>
        </w:r>
      </w:del>
    </w:p>
    <w:p w14:paraId="4DFE7D21" w14:textId="638C3AA5" w:rsidR="00C03605" w:rsidDel="0034122C" w:rsidRDefault="00C03605" w:rsidP="0048344F">
      <w:pPr>
        <w:pStyle w:val="Times14"/>
        <w:numPr>
          <w:ilvl w:val="0"/>
          <w:numId w:val="37"/>
        </w:numPr>
        <w:ind w:left="0" w:firstLine="709"/>
        <w:rPr>
          <w:del w:id="188" w:author="Крючков Илья Сергеевич" w:date="2022-12-27T19:26:00Z"/>
          <w:lang w:eastAsia="ru-RU"/>
        </w:rPr>
      </w:pPr>
      <w:del w:id="189" w:author="Крючков Илья Сергеевич" w:date="2022-12-27T19:26:00Z">
        <w:r w:rsidDel="0034122C">
          <w:rPr>
            <w:lang w:eastAsia="ru-RU"/>
          </w:rPr>
          <w:delText>Отсутствие ограничений на использование компонентов;</w:delText>
        </w:r>
      </w:del>
    </w:p>
    <w:p w14:paraId="37133B6C" w14:textId="30BEC546" w:rsidR="00C03605" w:rsidDel="0034122C" w:rsidRDefault="00C03605" w:rsidP="0048344F">
      <w:pPr>
        <w:pStyle w:val="Times14"/>
        <w:numPr>
          <w:ilvl w:val="0"/>
          <w:numId w:val="37"/>
        </w:numPr>
        <w:ind w:left="0" w:firstLine="709"/>
        <w:rPr>
          <w:del w:id="190" w:author="Крючков Илья Сергеевич" w:date="2022-12-27T19:26:00Z"/>
          <w:lang w:eastAsia="ru-RU"/>
        </w:rPr>
      </w:pPr>
      <w:del w:id="191" w:author="Крючков Илья Сергеевич" w:date="2022-12-27T19:26:00Z">
        <w:r w:rsidDel="0034122C">
          <w:rPr>
            <w:lang w:eastAsia="ru-RU"/>
          </w:rPr>
          <w:delText>Отсутствие рекламы.</w:delText>
        </w:r>
        <w:commentRangeEnd w:id="176"/>
        <w:r w:rsidR="001A16A5" w:rsidDel="0034122C">
          <w:rPr>
            <w:rStyle w:val="af1"/>
            <w:rFonts w:asciiTheme="minorHAnsi" w:hAnsiTheme="minorHAnsi" w:cstheme="minorBidi"/>
          </w:rPr>
          <w:commentReference w:id="176"/>
        </w:r>
      </w:del>
    </w:p>
    <w:p w14:paraId="1612144A" w14:textId="77777777" w:rsidR="00C03605" w:rsidRDefault="00C03605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DF0194F" w14:textId="0547298F" w:rsidR="00A13918" w:rsidRPr="00024648" w:rsidRDefault="00A13918" w:rsidP="00716744">
      <w:pPr>
        <w:pStyle w:val="ninxheader"/>
      </w:pPr>
      <w:r w:rsidRPr="00024648">
        <w:lastRenderedPageBreak/>
        <w:t>Вывод</w:t>
      </w:r>
    </w:p>
    <w:p w14:paraId="5EA8F345" w14:textId="32A88969" w:rsidR="00A13918" w:rsidRPr="00024648" w:rsidRDefault="00A13918" w:rsidP="00BC1A21">
      <w:pPr>
        <w:pStyle w:val="Times14"/>
      </w:pPr>
      <w:r w:rsidRPr="00024648">
        <w:t xml:space="preserve">В данном разделе был проведен анализ предметной области и осуществлен обзор аналогов. </w:t>
      </w:r>
      <w:r w:rsidRPr="00024648">
        <w:rPr>
          <w:lang w:val="en-US"/>
        </w:rPr>
        <w:t>Telegram</w:t>
      </w:r>
      <w:r w:rsidRPr="00024648">
        <w:t xml:space="preserve"> боты являются</w:t>
      </w:r>
      <w:r w:rsidR="0016488C" w:rsidRPr="00024648">
        <w:t xml:space="preserve"> функциональными инструментами для многих пользователей, однако для их разработки зачастую требуются навыки программирования, что усложняет их внедрение в бизнес-процессы компаний. </w:t>
      </w:r>
      <w:del w:id="192" w:author="Кошкин Олег Владимирович" w:date="2022-12-27T12:13:00Z">
        <w:r w:rsidRPr="00024648" w:rsidDel="001A16A5">
          <w:delText xml:space="preserve"> </w:delText>
        </w:r>
      </w:del>
      <w:r w:rsidRPr="00024648">
        <w:t>Из рассмотренных аналогов был</w:t>
      </w:r>
      <w:r w:rsidR="00C03605">
        <w:t>и выявлены требуемые функциональные возможности разрабатываемого продукта</w:t>
      </w:r>
      <w:r w:rsidRPr="00024648">
        <w:t>.</w:t>
      </w:r>
      <w:r w:rsidR="0016488C" w:rsidRPr="00024648">
        <w:t xml:space="preserve"> Таким образом, проблема является актуальной, и разработка </w:t>
      </w:r>
      <w:r w:rsidR="007605B5">
        <w:t xml:space="preserve">платформы </w:t>
      </w:r>
      <w:r w:rsidR="0016488C" w:rsidRPr="00024648">
        <w:t>для создания ботов для спортивных залов является целесообразной.</w:t>
      </w:r>
    </w:p>
    <w:p w14:paraId="59602EF9" w14:textId="59F6F02E" w:rsidR="005672E6" w:rsidRPr="00024648" w:rsidRDefault="005672E6" w:rsidP="005672E6">
      <w:pPr>
        <w:rPr>
          <w:rFonts w:ascii="Times New Roman" w:hAnsi="Times New Roman" w:cs="Times New Roman"/>
          <w:sz w:val="28"/>
          <w:szCs w:val="28"/>
        </w:rPr>
      </w:pPr>
      <w:r w:rsidRPr="00024648">
        <w:rPr>
          <w:rFonts w:ascii="Times New Roman" w:hAnsi="Times New Roman" w:cs="Times New Roman"/>
          <w:sz w:val="28"/>
          <w:szCs w:val="28"/>
        </w:rPr>
        <w:br w:type="page"/>
      </w:r>
    </w:p>
    <w:p w14:paraId="79CB1C00" w14:textId="3C79D00D" w:rsidR="00A9262E" w:rsidRPr="00024648" w:rsidRDefault="00BC1A21" w:rsidP="00A9262E">
      <w:pPr>
        <w:pStyle w:val="VyatSUHeader1"/>
      </w:pPr>
      <w:bookmarkStart w:id="193" w:name="_Toc122726795"/>
      <w:r w:rsidRPr="00024648">
        <w:lastRenderedPageBreak/>
        <w:t>Расширенно</w:t>
      </w:r>
      <w:r w:rsidR="00491776">
        <w:t>е</w:t>
      </w:r>
      <w:r w:rsidRPr="00024648">
        <w:t xml:space="preserve"> техническо</w:t>
      </w:r>
      <w:r w:rsidR="00491776">
        <w:t>е</w:t>
      </w:r>
      <w:r w:rsidRPr="00024648">
        <w:t xml:space="preserve"> задани</w:t>
      </w:r>
      <w:r w:rsidR="00491776">
        <w:t>е</w:t>
      </w:r>
      <w:bookmarkEnd w:id="193"/>
    </w:p>
    <w:p w14:paraId="2AF652BC" w14:textId="690BFF9F" w:rsidR="00BC1A21" w:rsidRPr="003856CD" w:rsidRDefault="00BC1A21" w:rsidP="00BC1A21">
      <w:pPr>
        <w:pStyle w:val="Times14"/>
      </w:pPr>
      <w:r w:rsidRPr="00024648">
        <w:t>В данном разделе представлено расширенное техническое задание</w:t>
      </w:r>
      <w:ins w:id="194" w:author="Кошкин Олег Владимирович" w:date="2022-12-27T12:13:00Z">
        <w:r w:rsidR="001A16A5">
          <w:t xml:space="preserve"> на разработку</w:t>
        </w:r>
        <w:del w:id="195" w:author="Крючков Илья Сергеевич" w:date="2022-12-27T19:26:00Z">
          <w:r w:rsidR="001A16A5" w:rsidDel="003856CD">
            <w:delText xml:space="preserve"> …</w:delText>
          </w:r>
        </w:del>
      </w:ins>
      <w:del w:id="196" w:author="Крючков Илья Сергеевич" w:date="2022-12-27T19:26:00Z">
        <w:r w:rsidRPr="00024648" w:rsidDel="003856CD">
          <w:delText>.</w:delText>
        </w:r>
      </w:del>
      <w:ins w:id="197" w:author="Крючков Илья Сергеевич" w:date="2022-12-27T19:26:00Z">
        <w:r w:rsidR="003856CD">
          <w:t xml:space="preserve"> </w:t>
        </w:r>
      </w:ins>
      <w:ins w:id="198" w:author="Крючков Илья Сергеевич" w:date="2022-12-27T19:27:00Z">
        <w:r w:rsidR="003856CD">
          <w:t xml:space="preserve">конструктора </w:t>
        </w:r>
        <w:r w:rsidR="003856CD">
          <w:rPr>
            <w:lang w:val="en-US"/>
          </w:rPr>
          <w:t>Telegram</w:t>
        </w:r>
        <w:r w:rsidR="003856CD">
          <w:t>-ботов для</w:t>
        </w:r>
      </w:ins>
      <w:ins w:id="199" w:author="Крючков Илья Сергеевич" w:date="2022-12-27T19:28:00Z">
        <w:r w:rsidR="003856CD">
          <w:t xml:space="preserve"> </w:t>
        </w:r>
        <w:proofErr w:type="spellStart"/>
        <w:r w:rsidR="003856CD">
          <w:t>спортазала</w:t>
        </w:r>
        <w:proofErr w:type="spellEnd"/>
        <w:r w:rsidR="003856CD">
          <w:t>.</w:t>
        </w:r>
      </w:ins>
    </w:p>
    <w:p w14:paraId="564009A2" w14:textId="60F510E6" w:rsidR="00A9262E" w:rsidRPr="00380DCC" w:rsidRDefault="00BC1A21" w:rsidP="00A9262E">
      <w:pPr>
        <w:pStyle w:val="VyatSUHeader2"/>
        <w:rPr>
          <w:lang w:val="en-US"/>
        </w:rPr>
      </w:pPr>
      <w:bookmarkStart w:id="200" w:name="_Toc122726796"/>
      <w:r w:rsidRPr="00024648">
        <w:t>Основание для разработки</w:t>
      </w:r>
      <w:bookmarkEnd w:id="200"/>
    </w:p>
    <w:p w14:paraId="1A665815" w14:textId="185C66DE" w:rsidR="00BC1A21" w:rsidRPr="008A5D5B" w:rsidRDefault="008A5D5B" w:rsidP="00BC1A21">
      <w:pPr>
        <w:pStyle w:val="Times14"/>
        <w:rPr>
          <w:color w:val="000000"/>
        </w:rPr>
      </w:pPr>
      <w:r>
        <w:rPr>
          <w:color w:val="000000"/>
        </w:rPr>
        <w:t>Программа</w:t>
      </w:r>
      <w:r w:rsidR="00BC1A21" w:rsidRPr="00024648">
        <w:rPr>
          <w:color w:val="000000"/>
        </w:rPr>
        <w:t xml:space="preserve"> разрабатывается на </w:t>
      </w:r>
      <w:r>
        <w:rPr>
          <w:color w:val="000000"/>
        </w:rPr>
        <w:t>основе задания</w:t>
      </w:r>
      <w:ins w:id="201" w:author="Кошкин Олег Владимирович" w:date="2022-12-27T12:14:00Z">
        <w:r w:rsidR="00F513A2">
          <w:rPr>
            <w:color w:val="000000"/>
          </w:rPr>
          <w:t xml:space="preserve"> на курсовое проектирование</w:t>
        </w:r>
      </w:ins>
      <w:r>
        <w:rPr>
          <w:color w:val="000000"/>
        </w:rPr>
        <w:t xml:space="preserve">, полученного от заказчика в лице </w:t>
      </w:r>
      <w:ins w:id="202" w:author="Кошкин Олег Владимирович" w:date="2022-12-27T12:14:00Z">
        <w:r w:rsidR="00F513A2">
          <w:rPr>
            <w:color w:val="000000"/>
          </w:rPr>
          <w:t xml:space="preserve">директора </w:t>
        </w:r>
      </w:ins>
      <w:r w:rsidRPr="008A5D5B">
        <w:rPr>
          <w:color w:val="000000"/>
        </w:rPr>
        <w:t>ООО «</w:t>
      </w:r>
      <w:proofErr w:type="spellStart"/>
      <w:r w:rsidRPr="008A5D5B">
        <w:rPr>
          <w:color w:val="000000"/>
        </w:rPr>
        <w:t>Синаптик</w:t>
      </w:r>
      <w:proofErr w:type="spellEnd"/>
      <w:r w:rsidRPr="008A5D5B">
        <w:rPr>
          <w:color w:val="000000"/>
        </w:rPr>
        <w:t>»</w:t>
      </w:r>
      <w:r>
        <w:rPr>
          <w:color w:val="000000"/>
        </w:rPr>
        <w:t>, г. Киров.</w:t>
      </w:r>
    </w:p>
    <w:p w14:paraId="346659E6" w14:textId="3D667B9B" w:rsidR="00A9262E" w:rsidRPr="00024648" w:rsidRDefault="00BC1A21" w:rsidP="00A9262E">
      <w:pPr>
        <w:pStyle w:val="VyatSUHeader2"/>
      </w:pPr>
      <w:bookmarkStart w:id="203" w:name="_Toc122726797"/>
      <w:r w:rsidRPr="00024648">
        <w:t>Цель и задач</w:t>
      </w:r>
      <w:r w:rsidR="00491776">
        <w:t>и</w:t>
      </w:r>
      <w:r w:rsidR="00491776" w:rsidRPr="00491776">
        <w:t xml:space="preserve"> </w:t>
      </w:r>
      <w:r w:rsidR="00491776">
        <w:t>проектирования</w:t>
      </w:r>
      <w:bookmarkEnd w:id="203"/>
    </w:p>
    <w:p w14:paraId="3C3AB80C" w14:textId="027C74FB" w:rsidR="00BC1A21" w:rsidRPr="00024648" w:rsidRDefault="00BC1A21" w:rsidP="00BC1A21">
      <w:pPr>
        <w:pStyle w:val="Times14"/>
        <w:rPr>
          <w:color w:val="000000"/>
        </w:rPr>
      </w:pPr>
      <w:r w:rsidRPr="00024648">
        <w:rPr>
          <w:color w:val="000000"/>
        </w:rPr>
        <w:t xml:space="preserve">Целью </w:t>
      </w:r>
      <w:r w:rsidR="0098596B">
        <w:rPr>
          <w:color w:val="000000"/>
        </w:rPr>
        <w:t xml:space="preserve">проектирования </w:t>
      </w:r>
      <w:r w:rsidRPr="00024648">
        <w:rPr>
          <w:color w:val="000000"/>
        </w:rPr>
        <w:t xml:space="preserve">является </w:t>
      </w:r>
      <w:r w:rsidR="008D5D6C" w:rsidRPr="00024648">
        <w:t>сокраще</w:t>
      </w:r>
      <w:r w:rsidR="0098596B">
        <w:t xml:space="preserve">ние трудозатрат на разработку </w:t>
      </w:r>
      <w:r w:rsidR="008D5D6C" w:rsidRPr="00024648">
        <w:rPr>
          <w:lang w:val="en-US"/>
        </w:rPr>
        <w:t>Telegram</w:t>
      </w:r>
      <w:r w:rsidR="008D5D6C" w:rsidRPr="00024648">
        <w:t xml:space="preserve"> ботов для спортклубов</w:t>
      </w:r>
      <w:r w:rsidR="00A759CE" w:rsidRPr="00024648">
        <w:rPr>
          <w:color w:val="000000"/>
        </w:rPr>
        <w:t>.</w:t>
      </w:r>
    </w:p>
    <w:p w14:paraId="5CF3773A" w14:textId="77777777" w:rsidR="00A759CE" w:rsidRPr="00024648" w:rsidRDefault="00A759CE" w:rsidP="00A759CE">
      <w:pPr>
        <w:pStyle w:val="Times14"/>
        <w:rPr>
          <w:lang w:eastAsia="ru-RU"/>
        </w:rPr>
      </w:pPr>
      <w:r w:rsidRPr="00024648">
        <w:rPr>
          <w:lang w:eastAsia="ru-RU"/>
        </w:rPr>
        <w:t>Задачи:</w:t>
      </w:r>
    </w:p>
    <w:p w14:paraId="0331D041" w14:textId="0916382E" w:rsidR="00A759CE" w:rsidRPr="00024648" w:rsidRDefault="00A759CE" w:rsidP="0048344F">
      <w:pPr>
        <w:pStyle w:val="Times14"/>
        <w:numPr>
          <w:ilvl w:val="0"/>
          <w:numId w:val="7"/>
        </w:numPr>
        <w:ind w:left="0" w:firstLine="709"/>
        <w:rPr>
          <w:lang w:eastAsia="ru-RU"/>
        </w:rPr>
      </w:pPr>
      <w:r w:rsidRPr="00024648">
        <w:rPr>
          <w:lang w:eastAsia="ru-RU"/>
        </w:rPr>
        <w:t>обеспечить возможность быстрого создания Telegram ботов для спортивных залов</w:t>
      </w:r>
      <w:ins w:id="204" w:author="Кошкин Олег Владимирович" w:date="2022-12-27T12:14:00Z">
        <w:r w:rsidR="00F513A2">
          <w:rPr>
            <w:lang w:eastAsia="ru-RU"/>
          </w:rPr>
          <w:t xml:space="preserve"> в среде визуального проектирования</w:t>
        </w:r>
      </w:ins>
      <w:r w:rsidRPr="00024648">
        <w:rPr>
          <w:lang w:eastAsia="ru-RU"/>
        </w:rPr>
        <w:t>;</w:t>
      </w:r>
    </w:p>
    <w:p w14:paraId="290F1279" w14:textId="77777777" w:rsidR="00A759CE" w:rsidRPr="00024648" w:rsidRDefault="00A759CE" w:rsidP="0048344F">
      <w:pPr>
        <w:pStyle w:val="Times14"/>
        <w:numPr>
          <w:ilvl w:val="0"/>
          <w:numId w:val="7"/>
        </w:numPr>
        <w:ind w:left="0" w:firstLine="709"/>
        <w:rPr>
          <w:lang w:eastAsia="ru-RU"/>
        </w:rPr>
      </w:pPr>
      <w:r w:rsidRPr="00024648">
        <w:rPr>
          <w:lang w:eastAsia="ru-RU"/>
        </w:rPr>
        <w:t>предусмотреть возможность задания собственного поведения бота при взаимодействии с клиентом;</w:t>
      </w:r>
    </w:p>
    <w:p w14:paraId="15D5A63B" w14:textId="12DCBFC1" w:rsidR="00A759CE" w:rsidRPr="00024648" w:rsidRDefault="00A759CE" w:rsidP="0048344F">
      <w:pPr>
        <w:pStyle w:val="Times14"/>
        <w:numPr>
          <w:ilvl w:val="0"/>
          <w:numId w:val="7"/>
        </w:numPr>
        <w:ind w:left="0" w:firstLine="709"/>
        <w:rPr>
          <w:lang w:eastAsia="ru-RU"/>
        </w:rPr>
      </w:pPr>
      <w:r w:rsidRPr="00024648">
        <w:rPr>
          <w:lang w:eastAsia="ru-RU"/>
        </w:rPr>
        <w:t>предоставить клиентам спортивного клуба удаленный доступ к сервисам компании, таким как покупка абонемента, запись на тренировки через мессенджер Telegram.</w:t>
      </w:r>
    </w:p>
    <w:p w14:paraId="1BC2499C" w14:textId="65F649A0" w:rsidR="00A9262E" w:rsidRPr="00024648" w:rsidRDefault="00A759CE" w:rsidP="00A9262E">
      <w:pPr>
        <w:pStyle w:val="VyatSUHeader3"/>
      </w:pPr>
      <w:bookmarkStart w:id="205" w:name="_Toc122726798"/>
      <w:r w:rsidRPr="00024648">
        <w:rPr>
          <w:rFonts w:eastAsia="Times New Roman"/>
          <w:lang w:eastAsia="ru-RU"/>
        </w:rPr>
        <w:t xml:space="preserve">Структура </w:t>
      </w:r>
      <w:r w:rsidRPr="00024648">
        <w:rPr>
          <w:lang w:eastAsia="ru-RU"/>
        </w:rPr>
        <w:t>информационной системы.</w:t>
      </w:r>
      <w:bookmarkEnd w:id="205"/>
    </w:p>
    <w:p w14:paraId="2519210C" w14:textId="78AC9A81" w:rsidR="00A759CE" w:rsidRPr="00024648" w:rsidRDefault="00491776" w:rsidP="00A759CE">
      <w:pPr>
        <w:pStyle w:val="Times14"/>
        <w:rPr>
          <w:lang w:eastAsia="ru-RU"/>
        </w:rPr>
      </w:pPr>
      <w:r>
        <w:rPr>
          <w:lang w:eastAsia="ru-RU"/>
        </w:rPr>
        <w:t>Структура приложения состоит из трех основных блоков</w:t>
      </w:r>
      <w:r w:rsidR="00A759CE" w:rsidRPr="00024648">
        <w:rPr>
          <w:lang w:eastAsia="ru-RU"/>
        </w:rPr>
        <w:t>: </w:t>
      </w:r>
    </w:p>
    <w:p w14:paraId="50159749" w14:textId="77777777" w:rsidR="00A759CE" w:rsidRPr="00024648" w:rsidRDefault="00A759CE" w:rsidP="0048344F">
      <w:pPr>
        <w:pStyle w:val="Times14"/>
        <w:numPr>
          <w:ilvl w:val="0"/>
          <w:numId w:val="8"/>
        </w:numPr>
        <w:ind w:left="0" w:firstLine="709"/>
        <w:rPr>
          <w:lang w:eastAsia="ru-RU"/>
        </w:rPr>
      </w:pPr>
      <w:r w:rsidRPr="00024648">
        <w:rPr>
          <w:lang w:eastAsia="ru-RU"/>
        </w:rPr>
        <w:lastRenderedPageBreak/>
        <w:t>Административная панель для компании, предоставляющая услуги создания и управления ботом;</w:t>
      </w:r>
    </w:p>
    <w:p w14:paraId="6759A1C3" w14:textId="0CDC5A78" w:rsidR="00A759CE" w:rsidRPr="00024648" w:rsidRDefault="00A759CE" w:rsidP="0048344F">
      <w:pPr>
        <w:pStyle w:val="Times14"/>
        <w:numPr>
          <w:ilvl w:val="0"/>
          <w:numId w:val="8"/>
        </w:numPr>
        <w:ind w:left="0" w:firstLine="709"/>
        <w:rPr>
          <w:lang w:eastAsia="ru-RU"/>
        </w:rPr>
      </w:pPr>
      <w:r w:rsidRPr="00024648">
        <w:rPr>
          <w:lang w:eastAsia="ru-RU"/>
        </w:rPr>
        <w:t>Конструктор для редактирования функционала бота</w:t>
      </w:r>
      <w:ins w:id="206" w:author="Кошкин Олег Владимирович" w:date="2022-12-27T12:15:00Z">
        <w:r w:rsidR="00F513A2">
          <w:rPr>
            <w:lang w:eastAsia="ru-RU"/>
          </w:rPr>
          <w:t>, представляющая из себя визуальную среду разработки</w:t>
        </w:r>
      </w:ins>
      <w:r w:rsidRPr="00024648">
        <w:rPr>
          <w:lang w:eastAsia="ru-RU"/>
        </w:rPr>
        <w:t>;</w:t>
      </w:r>
    </w:p>
    <w:p w14:paraId="5A19F6A5" w14:textId="67254A03" w:rsidR="00A759CE" w:rsidRPr="00024648" w:rsidRDefault="00A759CE" w:rsidP="0048344F">
      <w:pPr>
        <w:pStyle w:val="Times14"/>
        <w:numPr>
          <w:ilvl w:val="0"/>
          <w:numId w:val="8"/>
        </w:numPr>
        <w:ind w:left="0" w:firstLine="709"/>
        <w:rPr>
          <w:lang w:eastAsia="ru-RU"/>
        </w:rPr>
      </w:pPr>
      <w:r w:rsidRPr="00024648">
        <w:rPr>
          <w:lang w:eastAsia="ru-RU"/>
        </w:rPr>
        <w:t>Телеграм бот.</w:t>
      </w:r>
    </w:p>
    <w:p w14:paraId="6C8689BF" w14:textId="303B6F4B" w:rsidR="00A9262E" w:rsidRPr="00380DCC" w:rsidRDefault="00A759CE" w:rsidP="00A9262E">
      <w:pPr>
        <w:pStyle w:val="VyatSUHeader3"/>
        <w:rPr>
          <w:rFonts w:eastAsia="Times New Roman"/>
          <w:lang w:eastAsia="ru-RU"/>
        </w:rPr>
      </w:pPr>
      <w:bookmarkStart w:id="207" w:name="_Toc122726799"/>
      <w:r w:rsidRPr="00024648">
        <w:rPr>
          <w:rFonts w:eastAsia="Times New Roman"/>
          <w:lang w:eastAsia="ru-RU"/>
        </w:rPr>
        <w:t>Требования к функциональным характеристикам</w:t>
      </w:r>
      <w:bookmarkEnd w:id="207"/>
    </w:p>
    <w:p w14:paraId="4276EB15" w14:textId="73296D4E" w:rsidR="00AB5EC5" w:rsidRPr="00024648" w:rsidRDefault="00A759CE" w:rsidP="00A759CE">
      <w:pPr>
        <w:pStyle w:val="Times14"/>
        <w:rPr>
          <w:color w:val="000000"/>
        </w:rPr>
      </w:pPr>
      <w:r w:rsidRPr="00024648">
        <w:rPr>
          <w:color w:val="000000"/>
        </w:rPr>
        <w:t>Ниже представлены требования к функциональным характеристикам системы.</w:t>
      </w:r>
    </w:p>
    <w:p w14:paraId="63782B12" w14:textId="699E4246" w:rsidR="00A9262E" w:rsidRPr="00024648" w:rsidRDefault="00A759CE" w:rsidP="00A9262E">
      <w:pPr>
        <w:pStyle w:val="VyatSUHeader4"/>
      </w:pPr>
      <w:bookmarkStart w:id="208" w:name="_Toc122726800"/>
      <w:r w:rsidRPr="00024648">
        <w:t>Административная панель</w:t>
      </w:r>
      <w:bookmarkEnd w:id="208"/>
    </w:p>
    <w:p w14:paraId="7F9DC358" w14:textId="55FBBEFF" w:rsidR="00A759CE" w:rsidRPr="00024648" w:rsidRDefault="00A759CE" w:rsidP="00A759CE">
      <w:pPr>
        <w:pStyle w:val="Times14"/>
        <w:rPr>
          <w:lang w:eastAsia="ru-RU"/>
        </w:rPr>
      </w:pPr>
      <w:r w:rsidRPr="00024648">
        <w:rPr>
          <w:lang w:eastAsia="ru-RU"/>
        </w:rPr>
        <w:t>Административная панель должна предоставлять такие функции, как:</w:t>
      </w:r>
    </w:p>
    <w:p w14:paraId="625C0EBD" w14:textId="77777777" w:rsidR="00A759CE" w:rsidRPr="00024648" w:rsidRDefault="00A759CE" w:rsidP="0048344F">
      <w:pPr>
        <w:pStyle w:val="Times14"/>
        <w:numPr>
          <w:ilvl w:val="0"/>
          <w:numId w:val="9"/>
        </w:numPr>
        <w:ind w:left="0" w:firstLine="709"/>
        <w:rPr>
          <w:lang w:eastAsia="ru-RU"/>
        </w:rPr>
      </w:pPr>
      <w:r w:rsidRPr="00024648">
        <w:rPr>
          <w:lang w:eastAsia="ru-RU"/>
        </w:rPr>
        <w:t>создание аккаунта пользователя;</w:t>
      </w:r>
    </w:p>
    <w:p w14:paraId="00AE4799" w14:textId="77777777" w:rsidR="00A759CE" w:rsidRPr="00024648" w:rsidRDefault="00A759CE" w:rsidP="0048344F">
      <w:pPr>
        <w:pStyle w:val="Times14"/>
        <w:numPr>
          <w:ilvl w:val="0"/>
          <w:numId w:val="9"/>
        </w:numPr>
        <w:ind w:left="0" w:firstLine="709"/>
        <w:rPr>
          <w:lang w:eastAsia="ru-RU"/>
        </w:rPr>
      </w:pPr>
      <w:r w:rsidRPr="00024648">
        <w:rPr>
          <w:lang w:eastAsia="ru-RU"/>
        </w:rPr>
        <w:t>создание организации пользователем;</w:t>
      </w:r>
    </w:p>
    <w:p w14:paraId="38FD7161" w14:textId="77777777" w:rsidR="00A759CE" w:rsidRPr="00024648" w:rsidRDefault="00A759CE" w:rsidP="0048344F">
      <w:pPr>
        <w:pStyle w:val="Times14"/>
        <w:numPr>
          <w:ilvl w:val="0"/>
          <w:numId w:val="9"/>
        </w:numPr>
        <w:ind w:left="0" w:firstLine="709"/>
        <w:rPr>
          <w:lang w:eastAsia="ru-RU"/>
        </w:rPr>
      </w:pPr>
      <w:r w:rsidRPr="00024648">
        <w:rPr>
          <w:lang w:eastAsia="ru-RU"/>
        </w:rPr>
        <w:t>создание ролей для организации;</w:t>
      </w:r>
    </w:p>
    <w:p w14:paraId="6DF363F0" w14:textId="77777777" w:rsidR="00A759CE" w:rsidRPr="00024648" w:rsidRDefault="00A759CE" w:rsidP="0048344F">
      <w:pPr>
        <w:pStyle w:val="Times14"/>
        <w:numPr>
          <w:ilvl w:val="0"/>
          <w:numId w:val="9"/>
        </w:numPr>
        <w:ind w:left="0" w:firstLine="709"/>
        <w:rPr>
          <w:lang w:eastAsia="ru-RU"/>
        </w:rPr>
      </w:pPr>
      <w:r w:rsidRPr="00024648">
        <w:rPr>
          <w:lang w:eastAsia="ru-RU"/>
        </w:rPr>
        <w:t>задание полномочий для роли;</w:t>
      </w:r>
    </w:p>
    <w:p w14:paraId="2D4DE15B" w14:textId="77777777" w:rsidR="00A759CE" w:rsidRPr="00024648" w:rsidRDefault="00A759CE" w:rsidP="0048344F">
      <w:pPr>
        <w:pStyle w:val="Times14"/>
        <w:numPr>
          <w:ilvl w:val="0"/>
          <w:numId w:val="9"/>
        </w:numPr>
        <w:ind w:left="0" w:firstLine="709"/>
        <w:rPr>
          <w:lang w:eastAsia="ru-RU"/>
        </w:rPr>
      </w:pPr>
      <w:r w:rsidRPr="00024648">
        <w:rPr>
          <w:lang w:eastAsia="ru-RU"/>
        </w:rPr>
        <w:t>привязка к организации других пользователей;</w:t>
      </w:r>
    </w:p>
    <w:p w14:paraId="1FCB1A94" w14:textId="77777777" w:rsidR="00A759CE" w:rsidRPr="00024648" w:rsidRDefault="00A759CE" w:rsidP="0048344F">
      <w:pPr>
        <w:pStyle w:val="Times14"/>
        <w:numPr>
          <w:ilvl w:val="0"/>
          <w:numId w:val="9"/>
        </w:numPr>
        <w:ind w:left="0" w:firstLine="709"/>
        <w:rPr>
          <w:lang w:eastAsia="ru-RU"/>
        </w:rPr>
      </w:pPr>
      <w:r w:rsidRPr="00024648">
        <w:rPr>
          <w:lang w:eastAsia="ru-RU"/>
        </w:rPr>
        <w:t>создание ботов; </w:t>
      </w:r>
    </w:p>
    <w:p w14:paraId="4DC77449" w14:textId="77777777" w:rsidR="00A759CE" w:rsidRPr="00024648" w:rsidRDefault="00A759CE" w:rsidP="0048344F">
      <w:pPr>
        <w:pStyle w:val="Times14"/>
        <w:numPr>
          <w:ilvl w:val="0"/>
          <w:numId w:val="9"/>
        </w:numPr>
        <w:ind w:left="0" w:firstLine="709"/>
        <w:rPr>
          <w:lang w:eastAsia="ru-RU"/>
        </w:rPr>
      </w:pPr>
      <w:r w:rsidRPr="00024648">
        <w:rPr>
          <w:lang w:eastAsia="ru-RU"/>
        </w:rPr>
        <w:t>привязка пользователей с определенной ролью к ботам;</w:t>
      </w:r>
    </w:p>
    <w:p w14:paraId="77C4EA29" w14:textId="77777777" w:rsidR="00A759CE" w:rsidRPr="00024648" w:rsidRDefault="00A759CE" w:rsidP="0048344F">
      <w:pPr>
        <w:pStyle w:val="Times14"/>
        <w:numPr>
          <w:ilvl w:val="0"/>
          <w:numId w:val="9"/>
        </w:numPr>
        <w:ind w:left="0" w:firstLine="709"/>
        <w:rPr>
          <w:lang w:eastAsia="ru-RU"/>
        </w:rPr>
      </w:pPr>
      <w:r w:rsidRPr="00024648">
        <w:rPr>
          <w:lang w:eastAsia="ru-RU"/>
        </w:rPr>
        <w:t>создание залов и привязка их к определенным ботам;</w:t>
      </w:r>
    </w:p>
    <w:p w14:paraId="58581856" w14:textId="77777777" w:rsidR="00A759CE" w:rsidRPr="00024648" w:rsidRDefault="00A759CE" w:rsidP="0048344F">
      <w:pPr>
        <w:pStyle w:val="Times14"/>
        <w:numPr>
          <w:ilvl w:val="0"/>
          <w:numId w:val="9"/>
        </w:numPr>
        <w:ind w:left="0" w:firstLine="709"/>
        <w:rPr>
          <w:lang w:eastAsia="ru-RU"/>
        </w:rPr>
      </w:pPr>
      <w:r w:rsidRPr="00024648">
        <w:rPr>
          <w:lang w:eastAsia="ru-RU"/>
        </w:rPr>
        <w:t>создание абонементов;</w:t>
      </w:r>
    </w:p>
    <w:p w14:paraId="46AA7561" w14:textId="77777777" w:rsidR="00A759CE" w:rsidRPr="00024648" w:rsidRDefault="00A759CE" w:rsidP="0048344F">
      <w:pPr>
        <w:pStyle w:val="Times14"/>
        <w:numPr>
          <w:ilvl w:val="0"/>
          <w:numId w:val="9"/>
        </w:numPr>
        <w:ind w:left="0" w:firstLine="709"/>
        <w:rPr>
          <w:lang w:eastAsia="ru-RU"/>
        </w:rPr>
      </w:pPr>
      <w:r w:rsidRPr="00024648">
        <w:rPr>
          <w:lang w:eastAsia="ru-RU"/>
        </w:rPr>
        <w:t>привязка абонементов к определенным залам;</w:t>
      </w:r>
    </w:p>
    <w:p w14:paraId="1465F7C9" w14:textId="77777777" w:rsidR="00A759CE" w:rsidRPr="00024648" w:rsidRDefault="00A759CE" w:rsidP="0048344F">
      <w:pPr>
        <w:pStyle w:val="Times14"/>
        <w:numPr>
          <w:ilvl w:val="0"/>
          <w:numId w:val="9"/>
        </w:numPr>
        <w:ind w:left="0" w:firstLine="709"/>
        <w:rPr>
          <w:lang w:eastAsia="ru-RU"/>
        </w:rPr>
      </w:pPr>
      <w:r w:rsidRPr="00024648">
        <w:rPr>
          <w:lang w:eastAsia="ru-RU"/>
        </w:rPr>
        <w:t>создание расписание для зала;</w:t>
      </w:r>
    </w:p>
    <w:p w14:paraId="26DFA2ED" w14:textId="77777777" w:rsidR="00A759CE" w:rsidRPr="00024648" w:rsidRDefault="00A759CE" w:rsidP="0048344F">
      <w:pPr>
        <w:pStyle w:val="Times14"/>
        <w:numPr>
          <w:ilvl w:val="0"/>
          <w:numId w:val="9"/>
        </w:numPr>
        <w:ind w:left="0" w:firstLine="709"/>
        <w:rPr>
          <w:lang w:eastAsia="ru-RU"/>
        </w:rPr>
      </w:pPr>
      <w:r w:rsidRPr="00024648">
        <w:rPr>
          <w:lang w:eastAsia="ru-RU"/>
        </w:rPr>
        <w:t>создание тренировок и привязка к ним тренеров;</w:t>
      </w:r>
    </w:p>
    <w:p w14:paraId="0E162E8E" w14:textId="5AE98AD6" w:rsidR="00AB5EC5" w:rsidRPr="00024648" w:rsidRDefault="00A759CE" w:rsidP="0048344F">
      <w:pPr>
        <w:pStyle w:val="Times14"/>
        <w:numPr>
          <w:ilvl w:val="0"/>
          <w:numId w:val="9"/>
        </w:numPr>
        <w:ind w:left="0" w:firstLine="709"/>
        <w:rPr>
          <w:lang w:eastAsia="ru-RU"/>
        </w:rPr>
      </w:pPr>
      <w:r w:rsidRPr="00024648">
        <w:rPr>
          <w:lang w:eastAsia="ru-RU"/>
        </w:rPr>
        <w:t>создание новостей.</w:t>
      </w:r>
    </w:p>
    <w:p w14:paraId="04F48CC4" w14:textId="1B093FEE" w:rsidR="008D5D6C" w:rsidRPr="00024648" w:rsidRDefault="008D5D6C" w:rsidP="008D5D6C">
      <w:pPr>
        <w:pStyle w:val="Times14"/>
      </w:pPr>
      <w:r w:rsidRPr="00024648">
        <w:t>Диаграмма вариантов использования представлена на рисунке 1.</w:t>
      </w:r>
    </w:p>
    <w:p w14:paraId="260FA638" w14:textId="0DD920F6" w:rsidR="008448C8" w:rsidRPr="00024648" w:rsidRDefault="008448C8" w:rsidP="007B305B">
      <w:pPr>
        <w:pStyle w:val="Times14"/>
        <w:ind w:firstLine="0"/>
        <w:jc w:val="center"/>
      </w:pPr>
      <w:r w:rsidRPr="00024648">
        <w:rPr>
          <w:noProof/>
          <w:lang w:eastAsia="ru-RU"/>
        </w:rPr>
        <w:lastRenderedPageBreak/>
        <w:drawing>
          <wp:inline distT="0" distB="0" distL="0" distR="0" wp14:anchorId="1CFE3332" wp14:editId="7A15B1A2">
            <wp:extent cx="6081823" cy="54766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64" cy="548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5D5E" w14:textId="54B442CE" w:rsidR="008D5D6C" w:rsidRPr="00024648" w:rsidRDefault="008D5D6C" w:rsidP="008D5D6C">
      <w:pPr>
        <w:pStyle w:val="Times14"/>
        <w:jc w:val="center"/>
      </w:pPr>
      <w:r w:rsidRPr="00024648">
        <w:t>Рисунок 1 – Диаграмма вариантов использования</w:t>
      </w:r>
    </w:p>
    <w:p w14:paraId="67E2F741" w14:textId="744BBC04" w:rsidR="008448C8" w:rsidRPr="00024648" w:rsidRDefault="008448C8" w:rsidP="007B305B">
      <w:pPr>
        <w:pStyle w:val="Times14"/>
        <w:spacing w:before="240"/>
      </w:pPr>
      <w:r w:rsidRPr="00024648">
        <w:t xml:space="preserve">Административная панель имеет ролевую модель управления доступом, которая рассматривается в п. </w:t>
      </w:r>
      <w:r w:rsidR="00A609CC" w:rsidRPr="00024648">
        <w:t>2.3.3.</w:t>
      </w:r>
    </w:p>
    <w:p w14:paraId="274B49A6" w14:textId="166EC33E" w:rsidR="00A9262E" w:rsidRPr="00024648" w:rsidRDefault="00A759CE" w:rsidP="00A9262E">
      <w:pPr>
        <w:pStyle w:val="VyatSUHeader4"/>
      </w:pPr>
      <w:bookmarkStart w:id="209" w:name="_Toc122726801"/>
      <w:r w:rsidRPr="00024648">
        <w:rPr>
          <w:lang w:val="en-US"/>
        </w:rPr>
        <w:t xml:space="preserve">Telegram </w:t>
      </w:r>
      <w:r w:rsidRPr="00024648">
        <w:t>бот</w:t>
      </w:r>
      <w:bookmarkEnd w:id="209"/>
    </w:p>
    <w:p w14:paraId="65B10B04" w14:textId="77777777" w:rsidR="00A759CE" w:rsidRPr="00024648" w:rsidRDefault="00A759CE" w:rsidP="00A759CE">
      <w:pPr>
        <w:pStyle w:val="Times14"/>
        <w:rPr>
          <w:lang w:eastAsia="ru-RU"/>
        </w:rPr>
      </w:pPr>
      <w:r w:rsidRPr="00024648">
        <w:rPr>
          <w:lang w:eastAsia="ru-RU"/>
        </w:rPr>
        <w:t>Бот должен предоставлять такие функции, как:</w:t>
      </w:r>
    </w:p>
    <w:p w14:paraId="54008DA4" w14:textId="77777777" w:rsidR="00A759CE" w:rsidRPr="00024648" w:rsidRDefault="00A759CE" w:rsidP="0048344F">
      <w:pPr>
        <w:pStyle w:val="Times14"/>
        <w:numPr>
          <w:ilvl w:val="0"/>
          <w:numId w:val="10"/>
        </w:numPr>
        <w:ind w:left="0" w:firstLine="709"/>
        <w:rPr>
          <w:lang w:eastAsia="ru-RU"/>
        </w:rPr>
      </w:pPr>
      <w:r w:rsidRPr="00024648">
        <w:rPr>
          <w:lang w:eastAsia="ru-RU"/>
        </w:rPr>
        <w:t>покупка абонемента;</w:t>
      </w:r>
    </w:p>
    <w:p w14:paraId="3446A9B7" w14:textId="77777777" w:rsidR="00A759CE" w:rsidRPr="00024648" w:rsidRDefault="00A759CE" w:rsidP="0048344F">
      <w:pPr>
        <w:pStyle w:val="Times14"/>
        <w:numPr>
          <w:ilvl w:val="0"/>
          <w:numId w:val="10"/>
        </w:numPr>
        <w:ind w:left="0" w:firstLine="709"/>
        <w:rPr>
          <w:lang w:eastAsia="ru-RU"/>
        </w:rPr>
      </w:pPr>
      <w:r w:rsidRPr="00024648">
        <w:rPr>
          <w:lang w:eastAsia="ru-RU"/>
        </w:rPr>
        <w:t>уведомления клиентов спортзала о событиях;</w:t>
      </w:r>
    </w:p>
    <w:p w14:paraId="15E9A2DB" w14:textId="77777777" w:rsidR="00A759CE" w:rsidRPr="00024648" w:rsidRDefault="00A759CE" w:rsidP="0048344F">
      <w:pPr>
        <w:pStyle w:val="Times14"/>
        <w:numPr>
          <w:ilvl w:val="0"/>
          <w:numId w:val="10"/>
        </w:numPr>
        <w:ind w:left="0" w:firstLine="709"/>
        <w:rPr>
          <w:lang w:eastAsia="ru-RU"/>
        </w:rPr>
      </w:pPr>
      <w:r w:rsidRPr="00024648">
        <w:rPr>
          <w:lang w:eastAsia="ru-RU"/>
        </w:rPr>
        <w:t>запись на тренировки;</w:t>
      </w:r>
    </w:p>
    <w:p w14:paraId="3F196913" w14:textId="07AF31C1" w:rsidR="00A759CE" w:rsidRPr="00024648" w:rsidRDefault="00A759CE" w:rsidP="0048344F">
      <w:pPr>
        <w:pStyle w:val="Times14"/>
        <w:numPr>
          <w:ilvl w:val="0"/>
          <w:numId w:val="10"/>
        </w:numPr>
        <w:ind w:left="0" w:firstLine="709"/>
        <w:rPr>
          <w:lang w:eastAsia="ru-RU"/>
        </w:rPr>
      </w:pPr>
      <w:r w:rsidRPr="00024648">
        <w:rPr>
          <w:lang w:eastAsia="ru-RU"/>
        </w:rPr>
        <w:lastRenderedPageBreak/>
        <w:t>новости спортивного клуба.</w:t>
      </w:r>
    </w:p>
    <w:p w14:paraId="73F7878E" w14:textId="649A486A" w:rsidR="00A9262E" w:rsidRPr="00CC3ABA" w:rsidRDefault="00A759CE" w:rsidP="00A9262E">
      <w:pPr>
        <w:pStyle w:val="VyatSUHeader4"/>
      </w:pPr>
      <w:bookmarkStart w:id="210" w:name="_Toc122726802"/>
      <w:r w:rsidRPr="00024648">
        <w:t>Конструктор</w:t>
      </w:r>
      <w:bookmarkEnd w:id="210"/>
    </w:p>
    <w:p w14:paraId="083396F4" w14:textId="77777777" w:rsidR="00A759CE" w:rsidRPr="00024648" w:rsidRDefault="00A759CE" w:rsidP="00AB5EC5">
      <w:pPr>
        <w:pStyle w:val="Times14"/>
      </w:pPr>
      <w:r w:rsidRPr="00024648">
        <w:t>Конструктор состоит из компонентов, которые можно описать определенным шаблоном. </w:t>
      </w:r>
    </w:p>
    <w:p w14:paraId="3E32D4A0" w14:textId="1FD159A1" w:rsidR="00A759CE" w:rsidRPr="00024648" w:rsidRDefault="00A759CE" w:rsidP="00AB5EC5">
      <w:pPr>
        <w:pStyle w:val="Times14"/>
      </w:pPr>
      <w:r w:rsidRPr="00024648">
        <w:t>Структура шаблона:</w:t>
      </w:r>
    </w:p>
    <w:p w14:paraId="3F13CAA1" w14:textId="77777777" w:rsidR="00A759CE" w:rsidRPr="00024648" w:rsidRDefault="00A759CE" w:rsidP="0048344F">
      <w:pPr>
        <w:pStyle w:val="Times14"/>
        <w:numPr>
          <w:ilvl w:val="0"/>
          <w:numId w:val="11"/>
        </w:numPr>
        <w:ind w:left="0" w:firstLine="709"/>
      </w:pPr>
      <w:r w:rsidRPr="00024648">
        <w:t>Заголовок, кратко описывающий функционал;</w:t>
      </w:r>
    </w:p>
    <w:p w14:paraId="7551476B" w14:textId="77777777" w:rsidR="00A759CE" w:rsidRPr="00024648" w:rsidRDefault="00A759CE" w:rsidP="0048344F">
      <w:pPr>
        <w:pStyle w:val="Times14"/>
        <w:numPr>
          <w:ilvl w:val="0"/>
          <w:numId w:val="11"/>
        </w:numPr>
        <w:ind w:left="0" w:firstLine="709"/>
      </w:pPr>
      <w:r w:rsidRPr="00024648">
        <w:t>Параметры.</w:t>
      </w:r>
    </w:p>
    <w:p w14:paraId="21EACF60" w14:textId="77777777" w:rsidR="00AB5EC5" w:rsidRPr="00024648" w:rsidRDefault="00AB5EC5" w:rsidP="00AB5EC5">
      <w:pPr>
        <w:pStyle w:val="Times14"/>
        <w:rPr>
          <w:lang w:eastAsia="ru-RU"/>
        </w:rPr>
      </w:pPr>
      <w:r w:rsidRPr="00024648">
        <w:rPr>
          <w:lang w:eastAsia="ru-RU"/>
        </w:rPr>
        <w:t>Функции конструктора:</w:t>
      </w:r>
    </w:p>
    <w:p w14:paraId="4822605B" w14:textId="78B6D9C8" w:rsidR="00AB5EC5" w:rsidRPr="00024648" w:rsidRDefault="00AB5EC5" w:rsidP="0048344F">
      <w:pPr>
        <w:pStyle w:val="Times14"/>
        <w:numPr>
          <w:ilvl w:val="0"/>
          <w:numId w:val="12"/>
        </w:numPr>
        <w:ind w:left="0" w:firstLine="709"/>
        <w:rPr>
          <w:lang w:eastAsia="ru-RU"/>
        </w:rPr>
      </w:pPr>
      <w:r w:rsidRPr="00024648">
        <w:rPr>
          <w:lang w:eastAsia="ru-RU"/>
        </w:rPr>
        <w:t>включение в структуру бота определенных компонентов;</w:t>
      </w:r>
    </w:p>
    <w:p w14:paraId="69D74BA9" w14:textId="77777777" w:rsidR="00AB5EC5" w:rsidRPr="00024648" w:rsidRDefault="00AB5EC5" w:rsidP="0048344F">
      <w:pPr>
        <w:pStyle w:val="Times14"/>
        <w:numPr>
          <w:ilvl w:val="0"/>
          <w:numId w:val="12"/>
        </w:numPr>
        <w:ind w:left="0" w:firstLine="709"/>
        <w:rPr>
          <w:lang w:eastAsia="ru-RU"/>
        </w:rPr>
      </w:pPr>
      <w:r w:rsidRPr="00024648">
        <w:rPr>
          <w:lang w:eastAsia="ru-RU"/>
        </w:rPr>
        <w:t>изменение порядка вызова компонентов;</w:t>
      </w:r>
    </w:p>
    <w:p w14:paraId="4C1EC552" w14:textId="31E7BE00" w:rsidR="008448C8" w:rsidRPr="00024648" w:rsidRDefault="00AB5EC5" w:rsidP="0048344F">
      <w:pPr>
        <w:pStyle w:val="Times14"/>
        <w:numPr>
          <w:ilvl w:val="0"/>
          <w:numId w:val="12"/>
        </w:numPr>
        <w:ind w:left="0" w:firstLine="709"/>
        <w:rPr>
          <w:lang w:eastAsia="ru-RU"/>
        </w:rPr>
      </w:pPr>
      <w:r w:rsidRPr="00024648">
        <w:rPr>
          <w:lang w:eastAsia="ru-RU"/>
        </w:rPr>
        <w:t xml:space="preserve">изменение </w:t>
      </w:r>
      <w:ins w:id="211" w:author="Кошкин Олег Владимирович" w:date="2022-12-27T12:55:00Z">
        <w:r w:rsidR="007639A9">
          <w:rPr>
            <w:lang w:eastAsia="ru-RU"/>
          </w:rPr>
          <w:t xml:space="preserve">значений </w:t>
        </w:r>
      </w:ins>
      <w:r w:rsidRPr="00024648">
        <w:rPr>
          <w:lang w:eastAsia="ru-RU"/>
        </w:rPr>
        <w:t>параметров компонента.</w:t>
      </w:r>
    </w:p>
    <w:p w14:paraId="3B3CA216" w14:textId="3F5E7FBA" w:rsidR="00A609CC" w:rsidRPr="00024648" w:rsidRDefault="008448C8" w:rsidP="00A609CC">
      <w:pPr>
        <w:pStyle w:val="VyatSUHeader3"/>
        <w:rPr>
          <w:lang w:eastAsia="ru-RU"/>
        </w:rPr>
      </w:pPr>
      <w:bookmarkStart w:id="212" w:name="_Toc122726803"/>
      <w:r w:rsidRPr="00024648">
        <w:rPr>
          <w:lang w:eastAsia="ru-RU"/>
        </w:rPr>
        <w:t>Ролевая модель управления доступом</w:t>
      </w:r>
      <w:bookmarkEnd w:id="212"/>
    </w:p>
    <w:p w14:paraId="74E9883F" w14:textId="33CD0576" w:rsidR="00832DEC" w:rsidRPr="00024648" w:rsidRDefault="00832DEC" w:rsidP="00832DEC">
      <w:pPr>
        <w:pStyle w:val="Times14"/>
      </w:pPr>
      <w:r w:rsidRPr="00024648">
        <w:t>При регистрации пользователя в системе для него автоматически создается организация, в которой ему присваивается роль Администратор.</w:t>
      </w:r>
    </w:p>
    <w:p w14:paraId="5B576193" w14:textId="088809B7" w:rsidR="00832DEC" w:rsidRPr="00024648" w:rsidRDefault="00832DEC" w:rsidP="00832DEC">
      <w:pPr>
        <w:pStyle w:val="Times14"/>
      </w:pPr>
      <w:r w:rsidRPr="00024648">
        <w:t>Пользователь с ролью «Администратор» может добавлять новые роли, действующие в его организации и сформированные из доступных полномочий.</w:t>
      </w:r>
    </w:p>
    <w:p w14:paraId="59CC4AB8" w14:textId="449152B4" w:rsidR="00832DEC" w:rsidRPr="00024648" w:rsidRDefault="00832DEC" w:rsidP="00832DEC">
      <w:pPr>
        <w:pStyle w:val="Times14"/>
      </w:pPr>
      <w:r w:rsidRPr="00024648">
        <w:t xml:space="preserve">Доступные </w:t>
      </w:r>
      <w:r w:rsidR="007E28BC">
        <w:t>привилегий</w:t>
      </w:r>
      <w:r w:rsidRPr="00024648">
        <w:t xml:space="preserve"> для ролей</w:t>
      </w:r>
    </w:p>
    <w:p w14:paraId="0D5B670A" w14:textId="77777777" w:rsidR="00832DEC" w:rsidRPr="00024648" w:rsidRDefault="00832DEC" w:rsidP="0048344F">
      <w:pPr>
        <w:pStyle w:val="Times14"/>
        <w:numPr>
          <w:ilvl w:val="0"/>
          <w:numId w:val="34"/>
        </w:numPr>
        <w:ind w:left="0" w:firstLine="709"/>
      </w:pPr>
      <w:r w:rsidRPr="00024648">
        <w:t>изменение информации о компании;</w:t>
      </w:r>
    </w:p>
    <w:p w14:paraId="068C9738" w14:textId="77777777" w:rsidR="00832DEC" w:rsidRPr="00024648" w:rsidRDefault="00832DEC" w:rsidP="0048344F">
      <w:pPr>
        <w:pStyle w:val="Times14"/>
        <w:numPr>
          <w:ilvl w:val="0"/>
          <w:numId w:val="34"/>
        </w:numPr>
        <w:ind w:left="0" w:firstLine="709"/>
      </w:pPr>
      <w:r w:rsidRPr="00024648">
        <w:t>добавление пользователя в организацию;</w:t>
      </w:r>
    </w:p>
    <w:p w14:paraId="5A91F5BE" w14:textId="77777777" w:rsidR="00832DEC" w:rsidRPr="00024648" w:rsidRDefault="00832DEC" w:rsidP="0048344F">
      <w:pPr>
        <w:pStyle w:val="Times14"/>
        <w:numPr>
          <w:ilvl w:val="0"/>
          <w:numId w:val="34"/>
        </w:numPr>
        <w:ind w:left="0" w:firstLine="709"/>
      </w:pPr>
      <w:r w:rsidRPr="00024648">
        <w:t>удаление пользователя из организации;</w:t>
      </w:r>
    </w:p>
    <w:p w14:paraId="2C8D4EEB" w14:textId="77777777" w:rsidR="00832DEC" w:rsidRPr="00024648" w:rsidRDefault="00832DEC" w:rsidP="0048344F">
      <w:pPr>
        <w:pStyle w:val="Times14"/>
        <w:numPr>
          <w:ilvl w:val="0"/>
          <w:numId w:val="34"/>
        </w:numPr>
        <w:ind w:left="0" w:firstLine="709"/>
      </w:pPr>
      <w:r w:rsidRPr="00024648">
        <w:t>создание ролей;</w:t>
      </w:r>
    </w:p>
    <w:p w14:paraId="44195F7E" w14:textId="77777777" w:rsidR="00832DEC" w:rsidRPr="00024648" w:rsidRDefault="00832DEC" w:rsidP="0048344F">
      <w:pPr>
        <w:pStyle w:val="Times14"/>
        <w:numPr>
          <w:ilvl w:val="0"/>
          <w:numId w:val="34"/>
        </w:numPr>
        <w:ind w:left="0" w:firstLine="709"/>
      </w:pPr>
      <w:r w:rsidRPr="00024648">
        <w:t>редактирование полномочий пользователя;</w:t>
      </w:r>
    </w:p>
    <w:p w14:paraId="1C71419D" w14:textId="77777777" w:rsidR="00832DEC" w:rsidRPr="00024648" w:rsidRDefault="00832DEC" w:rsidP="0048344F">
      <w:pPr>
        <w:pStyle w:val="Times14"/>
        <w:numPr>
          <w:ilvl w:val="0"/>
          <w:numId w:val="34"/>
        </w:numPr>
        <w:ind w:left="0" w:firstLine="709"/>
      </w:pPr>
      <w:r w:rsidRPr="00024648">
        <w:t>редактирование полномочий для ролей;</w:t>
      </w:r>
    </w:p>
    <w:p w14:paraId="3FEED989" w14:textId="77777777" w:rsidR="00832DEC" w:rsidRPr="00024648" w:rsidRDefault="00832DEC" w:rsidP="0048344F">
      <w:pPr>
        <w:pStyle w:val="Times14"/>
        <w:numPr>
          <w:ilvl w:val="0"/>
          <w:numId w:val="34"/>
        </w:numPr>
        <w:ind w:left="0" w:firstLine="709"/>
      </w:pPr>
      <w:r w:rsidRPr="00024648">
        <w:lastRenderedPageBreak/>
        <w:t>редактирование настроек бота;</w:t>
      </w:r>
    </w:p>
    <w:p w14:paraId="491C2AC5" w14:textId="77777777" w:rsidR="00832DEC" w:rsidRPr="00024648" w:rsidRDefault="00832DEC" w:rsidP="0048344F">
      <w:pPr>
        <w:pStyle w:val="Times14"/>
        <w:numPr>
          <w:ilvl w:val="0"/>
          <w:numId w:val="34"/>
        </w:numPr>
        <w:ind w:left="0" w:firstLine="709"/>
      </w:pPr>
      <w:r w:rsidRPr="00024648">
        <w:t>доступ к конструктору ботов;</w:t>
      </w:r>
    </w:p>
    <w:p w14:paraId="58A1A4C7" w14:textId="77777777" w:rsidR="00832DEC" w:rsidRPr="00024648" w:rsidRDefault="00832DEC" w:rsidP="0048344F">
      <w:pPr>
        <w:pStyle w:val="Times14"/>
        <w:numPr>
          <w:ilvl w:val="0"/>
          <w:numId w:val="34"/>
        </w:numPr>
        <w:ind w:left="0" w:firstLine="709"/>
      </w:pPr>
      <w:r w:rsidRPr="00024648">
        <w:t>добавление/редактирование/удаление новостей в боте;</w:t>
      </w:r>
    </w:p>
    <w:p w14:paraId="4C3B3EA2" w14:textId="77777777" w:rsidR="00832DEC" w:rsidRPr="00024648" w:rsidRDefault="00832DEC" w:rsidP="0048344F">
      <w:pPr>
        <w:pStyle w:val="Times14"/>
        <w:numPr>
          <w:ilvl w:val="0"/>
          <w:numId w:val="34"/>
        </w:numPr>
        <w:ind w:left="0" w:firstLine="709"/>
      </w:pPr>
      <w:r w:rsidRPr="00024648">
        <w:t>изменение статуса новости;</w:t>
      </w:r>
    </w:p>
    <w:p w14:paraId="17DEAC9D" w14:textId="77777777" w:rsidR="00832DEC" w:rsidRPr="00024648" w:rsidRDefault="00832DEC" w:rsidP="0048344F">
      <w:pPr>
        <w:pStyle w:val="Times14"/>
        <w:numPr>
          <w:ilvl w:val="0"/>
          <w:numId w:val="34"/>
        </w:numPr>
        <w:ind w:left="0" w:firstLine="709"/>
      </w:pPr>
      <w:r w:rsidRPr="00024648">
        <w:t>редактирование расписания; </w:t>
      </w:r>
    </w:p>
    <w:p w14:paraId="5490BBC1" w14:textId="77777777" w:rsidR="00832DEC" w:rsidRPr="00024648" w:rsidRDefault="00832DEC" w:rsidP="0048344F">
      <w:pPr>
        <w:pStyle w:val="Times14"/>
        <w:numPr>
          <w:ilvl w:val="0"/>
          <w:numId w:val="34"/>
        </w:numPr>
        <w:ind w:left="0" w:firstLine="709"/>
      </w:pPr>
      <w:r w:rsidRPr="00024648">
        <w:t>редактирование информации о зале;</w:t>
      </w:r>
    </w:p>
    <w:p w14:paraId="4F7FC835" w14:textId="77777777" w:rsidR="00832DEC" w:rsidRPr="00024648" w:rsidRDefault="00832DEC" w:rsidP="0048344F">
      <w:pPr>
        <w:pStyle w:val="Times14"/>
        <w:numPr>
          <w:ilvl w:val="0"/>
          <w:numId w:val="34"/>
        </w:numPr>
        <w:ind w:left="0" w:firstLine="709"/>
      </w:pPr>
      <w:r w:rsidRPr="00024648">
        <w:t>создание/редактирование/удаление залов;</w:t>
      </w:r>
    </w:p>
    <w:p w14:paraId="74308513" w14:textId="77777777" w:rsidR="00832DEC" w:rsidRPr="00024648" w:rsidRDefault="00832DEC" w:rsidP="0048344F">
      <w:pPr>
        <w:pStyle w:val="Times14"/>
        <w:numPr>
          <w:ilvl w:val="0"/>
          <w:numId w:val="34"/>
        </w:numPr>
        <w:ind w:left="0" w:firstLine="709"/>
      </w:pPr>
      <w:r w:rsidRPr="00024648">
        <w:t>создание/редактирование/удаление ботов;</w:t>
      </w:r>
    </w:p>
    <w:p w14:paraId="046E125B" w14:textId="15A06B87" w:rsidR="00832DEC" w:rsidRPr="00024648" w:rsidRDefault="00832DEC" w:rsidP="0048344F">
      <w:pPr>
        <w:pStyle w:val="Times14"/>
        <w:numPr>
          <w:ilvl w:val="0"/>
          <w:numId w:val="34"/>
        </w:numPr>
        <w:ind w:left="0" w:firstLine="709"/>
      </w:pPr>
      <w:r w:rsidRPr="00024648">
        <w:t>просмотр статистики бота.</w:t>
      </w:r>
    </w:p>
    <w:p w14:paraId="0E8A4DCD" w14:textId="2A957873" w:rsidR="00832DEC" w:rsidRPr="00024648" w:rsidRDefault="00832DEC" w:rsidP="00832DEC">
      <w:pPr>
        <w:pStyle w:val="Times14"/>
        <w:rPr>
          <w:color w:val="000000"/>
        </w:rPr>
      </w:pPr>
      <w:r w:rsidRPr="00024648">
        <w:rPr>
          <w:color w:val="000000"/>
        </w:rPr>
        <w:t>Список</w:t>
      </w:r>
      <w:r w:rsidR="0098596B">
        <w:rPr>
          <w:color w:val="000000"/>
        </w:rPr>
        <w:t xml:space="preserve"> </w:t>
      </w:r>
      <w:r w:rsidRPr="00024648">
        <w:rPr>
          <w:color w:val="000000"/>
        </w:rPr>
        <w:t>ролей представлен в таблице 2.</w:t>
      </w:r>
    </w:p>
    <w:p w14:paraId="6AD76BFD" w14:textId="68C4D150" w:rsidR="00832DEC" w:rsidRPr="00024648" w:rsidRDefault="00832DEC" w:rsidP="00585654">
      <w:pPr>
        <w:pStyle w:val="VyatSUTableHeader"/>
      </w:pPr>
      <w:r w:rsidRPr="00024648">
        <w:t xml:space="preserve">Таблица 2 – </w:t>
      </w:r>
      <w:r w:rsidR="0098596B">
        <w:t>Р</w:t>
      </w:r>
      <w:r w:rsidRPr="00024648">
        <w:t>оли</w:t>
      </w:r>
    </w:p>
    <w:tbl>
      <w:tblPr>
        <w:tblW w:w="90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6"/>
        <w:gridCol w:w="5372"/>
      </w:tblGrid>
      <w:tr w:rsidR="00832DEC" w:rsidRPr="00024648" w14:paraId="018E7F69" w14:textId="77777777" w:rsidTr="00040E45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6C3CA" w14:textId="77777777" w:rsidR="00832DEC" w:rsidRPr="00024648" w:rsidRDefault="00832DEC" w:rsidP="00040E45">
            <w:pPr>
              <w:pStyle w:val="TimesNOT15"/>
              <w:rPr>
                <w:szCs w:val="28"/>
                <w:lang w:val="ru-RU"/>
              </w:rPr>
            </w:pPr>
            <w:r w:rsidRPr="00024648">
              <w:rPr>
                <w:szCs w:val="28"/>
                <w:lang w:val="ru-RU"/>
              </w:rPr>
              <w:t>Наименование роли</w:t>
            </w:r>
          </w:p>
        </w:tc>
        <w:tc>
          <w:tcPr>
            <w:tcW w:w="5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21864" w14:textId="77777777" w:rsidR="00832DEC" w:rsidRPr="00024648" w:rsidRDefault="00832DEC" w:rsidP="00040E45">
            <w:pPr>
              <w:pStyle w:val="TimesNOT15"/>
              <w:rPr>
                <w:szCs w:val="28"/>
                <w:lang w:val="ru-RU"/>
              </w:rPr>
            </w:pPr>
            <w:proofErr w:type="spellStart"/>
            <w:r w:rsidRPr="00024648">
              <w:rPr>
                <w:szCs w:val="28"/>
              </w:rPr>
              <w:t>Привилегии</w:t>
            </w:r>
            <w:proofErr w:type="spellEnd"/>
            <w:r w:rsidRPr="00024648">
              <w:rPr>
                <w:szCs w:val="28"/>
                <w:lang w:val="ru-RU"/>
              </w:rPr>
              <w:t xml:space="preserve"> роли</w:t>
            </w:r>
          </w:p>
        </w:tc>
      </w:tr>
      <w:tr w:rsidR="00832DEC" w:rsidRPr="00024648" w14:paraId="083CEB0B" w14:textId="77777777" w:rsidTr="00040E45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A92C5" w14:textId="77777777" w:rsidR="00832DEC" w:rsidRPr="00024648" w:rsidRDefault="00832DEC" w:rsidP="00040E45">
            <w:pPr>
              <w:pStyle w:val="TimesNOT15"/>
              <w:rPr>
                <w:szCs w:val="28"/>
              </w:rPr>
            </w:pPr>
            <w:proofErr w:type="spellStart"/>
            <w:r w:rsidRPr="00024648">
              <w:rPr>
                <w:szCs w:val="28"/>
              </w:rPr>
              <w:t>Администратор</w:t>
            </w:r>
            <w:proofErr w:type="spellEnd"/>
          </w:p>
        </w:tc>
        <w:tc>
          <w:tcPr>
            <w:tcW w:w="5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9D6F2D" w14:textId="77777777" w:rsidR="00832DEC" w:rsidRPr="00024648" w:rsidRDefault="00832DEC" w:rsidP="0048344F">
            <w:pPr>
              <w:pStyle w:val="TimesNOT15"/>
              <w:numPr>
                <w:ilvl w:val="0"/>
                <w:numId w:val="21"/>
              </w:numPr>
              <w:rPr>
                <w:szCs w:val="28"/>
              </w:rPr>
            </w:pPr>
            <w:proofErr w:type="spellStart"/>
            <w:r w:rsidRPr="00024648">
              <w:rPr>
                <w:szCs w:val="28"/>
              </w:rPr>
              <w:t>Добавление</w:t>
            </w:r>
            <w:proofErr w:type="spellEnd"/>
            <w:r w:rsidRPr="00024648">
              <w:rPr>
                <w:szCs w:val="28"/>
              </w:rPr>
              <w:t xml:space="preserve"> </w:t>
            </w:r>
            <w:proofErr w:type="spellStart"/>
            <w:r w:rsidRPr="00024648">
              <w:rPr>
                <w:szCs w:val="28"/>
              </w:rPr>
              <w:t>новых</w:t>
            </w:r>
            <w:proofErr w:type="spellEnd"/>
            <w:r w:rsidRPr="00024648">
              <w:rPr>
                <w:szCs w:val="28"/>
              </w:rPr>
              <w:t xml:space="preserve"> </w:t>
            </w:r>
            <w:proofErr w:type="spellStart"/>
            <w:r w:rsidRPr="00024648">
              <w:rPr>
                <w:szCs w:val="28"/>
              </w:rPr>
              <w:t>ролей</w:t>
            </w:r>
            <w:proofErr w:type="spellEnd"/>
            <w:r w:rsidRPr="00024648">
              <w:rPr>
                <w:szCs w:val="28"/>
              </w:rPr>
              <w:t>;</w:t>
            </w:r>
          </w:p>
          <w:p w14:paraId="64BEEDF5" w14:textId="77777777" w:rsidR="00832DEC" w:rsidRPr="00024648" w:rsidRDefault="00832DEC" w:rsidP="0048344F">
            <w:pPr>
              <w:pStyle w:val="TimesNOT15"/>
              <w:numPr>
                <w:ilvl w:val="0"/>
                <w:numId w:val="21"/>
              </w:numPr>
              <w:rPr>
                <w:szCs w:val="28"/>
              </w:rPr>
            </w:pPr>
            <w:proofErr w:type="spellStart"/>
            <w:r w:rsidRPr="00024648">
              <w:rPr>
                <w:szCs w:val="28"/>
              </w:rPr>
              <w:t>Назначение</w:t>
            </w:r>
            <w:proofErr w:type="spellEnd"/>
            <w:r w:rsidRPr="00024648">
              <w:rPr>
                <w:szCs w:val="28"/>
              </w:rPr>
              <w:t xml:space="preserve"> </w:t>
            </w:r>
            <w:proofErr w:type="spellStart"/>
            <w:r w:rsidRPr="00024648">
              <w:rPr>
                <w:szCs w:val="28"/>
              </w:rPr>
              <w:t>роли</w:t>
            </w:r>
            <w:proofErr w:type="spellEnd"/>
            <w:r w:rsidRPr="00024648">
              <w:rPr>
                <w:szCs w:val="28"/>
              </w:rPr>
              <w:t xml:space="preserve"> </w:t>
            </w:r>
            <w:proofErr w:type="spellStart"/>
            <w:r w:rsidRPr="00024648">
              <w:rPr>
                <w:szCs w:val="28"/>
              </w:rPr>
              <w:t>пользователю</w:t>
            </w:r>
            <w:proofErr w:type="spellEnd"/>
            <w:r w:rsidRPr="00024648">
              <w:rPr>
                <w:szCs w:val="28"/>
              </w:rPr>
              <w:t>;</w:t>
            </w:r>
          </w:p>
          <w:p w14:paraId="0BBBBD54" w14:textId="77777777" w:rsidR="00832DEC" w:rsidRPr="00024648" w:rsidRDefault="00832DEC" w:rsidP="0048344F">
            <w:pPr>
              <w:pStyle w:val="TimesNOT15"/>
              <w:numPr>
                <w:ilvl w:val="0"/>
                <w:numId w:val="21"/>
              </w:numPr>
              <w:rPr>
                <w:szCs w:val="28"/>
              </w:rPr>
            </w:pPr>
            <w:proofErr w:type="spellStart"/>
            <w:r w:rsidRPr="00024648">
              <w:rPr>
                <w:szCs w:val="28"/>
              </w:rPr>
              <w:t>Добавление</w:t>
            </w:r>
            <w:proofErr w:type="spellEnd"/>
            <w:r w:rsidRPr="00024648">
              <w:rPr>
                <w:szCs w:val="28"/>
              </w:rPr>
              <w:t xml:space="preserve"> и </w:t>
            </w:r>
            <w:proofErr w:type="spellStart"/>
            <w:r w:rsidRPr="00024648">
              <w:rPr>
                <w:szCs w:val="28"/>
              </w:rPr>
              <w:t>изменение</w:t>
            </w:r>
            <w:proofErr w:type="spellEnd"/>
            <w:r w:rsidRPr="00024648">
              <w:rPr>
                <w:szCs w:val="28"/>
              </w:rPr>
              <w:t xml:space="preserve"> </w:t>
            </w:r>
            <w:proofErr w:type="spellStart"/>
            <w:r w:rsidRPr="00024648">
              <w:rPr>
                <w:szCs w:val="28"/>
              </w:rPr>
              <w:t>ботов</w:t>
            </w:r>
            <w:proofErr w:type="spellEnd"/>
            <w:r w:rsidRPr="00024648">
              <w:rPr>
                <w:szCs w:val="28"/>
              </w:rPr>
              <w:t>;</w:t>
            </w:r>
          </w:p>
          <w:p w14:paraId="3C5AF384" w14:textId="67DB63A4" w:rsidR="00832DEC" w:rsidRPr="00024648" w:rsidRDefault="00832DEC" w:rsidP="0098596B">
            <w:pPr>
              <w:pStyle w:val="TimesNOT15"/>
              <w:rPr>
                <w:szCs w:val="28"/>
              </w:rPr>
            </w:pPr>
          </w:p>
        </w:tc>
      </w:tr>
      <w:tr w:rsidR="00832DEC" w:rsidRPr="00024648" w14:paraId="29714680" w14:textId="77777777" w:rsidTr="00040E45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1C18A" w14:textId="77777777" w:rsidR="00832DEC" w:rsidRPr="00024648" w:rsidRDefault="00832DEC" w:rsidP="00040E45">
            <w:pPr>
              <w:pStyle w:val="TimesNOT15"/>
              <w:rPr>
                <w:szCs w:val="28"/>
                <w:lang w:val="ru-RU"/>
              </w:rPr>
            </w:pPr>
            <w:r w:rsidRPr="00024648">
              <w:rPr>
                <w:szCs w:val="28"/>
                <w:lang w:val="ru-RU"/>
              </w:rPr>
              <w:t>Редактор расписания тренировок</w:t>
            </w:r>
          </w:p>
        </w:tc>
        <w:tc>
          <w:tcPr>
            <w:tcW w:w="5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A9BFB" w14:textId="77777777" w:rsidR="00832DEC" w:rsidRPr="00024648" w:rsidRDefault="00832DEC" w:rsidP="0048344F">
            <w:pPr>
              <w:pStyle w:val="TimesNOT15"/>
              <w:numPr>
                <w:ilvl w:val="0"/>
                <w:numId w:val="22"/>
              </w:numPr>
              <w:rPr>
                <w:szCs w:val="28"/>
              </w:rPr>
            </w:pPr>
            <w:r w:rsidRPr="00024648">
              <w:rPr>
                <w:szCs w:val="28"/>
                <w:lang w:val="ru-RU"/>
              </w:rPr>
              <w:t>Изменение информации о тренировках</w:t>
            </w:r>
            <w:r w:rsidRPr="00024648">
              <w:rPr>
                <w:szCs w:val="28"/>
              </w:rPr>
              <w:t>;</w:t>
            </w:r>
          </w:p>
          <w:p w14:paraId="5B7EC5A6" w14:textId="77777777" w:rsidR="00832DEC" w:rsidRPr="00024648" w:rsidRDefault="00832DEC" w:rsidP="0048344F">
            <w:pPr>
              <w:pStyle w:val="TimesNOT15"/>
              <w:numPr>
                <w:ilvl w:val="0"/>
                <w:numId w:val="22"/>
              </w:numPr>
              <w:rPr>
                <w:szCs w:val="28"/>
              </w:rPr>
            </w:pPr>
            <w:proofErr w:type="spellStart"/>
            <w:r w:rsidRPr="00024648">
              <w:rPr>
                <w:szCs w:val="28"/>
              </w:rPr>
              <w:t>Добавление</w:t>
            </w:r>
            <w:proofErr w:type="spellEnd"/>
            <w:r w:rsidRPr="00024648">
              <w:rPr>
                <w:szCs w:val="28"/>
              </w:rPr>
              <w:t xml:space="preserve"> </w:t>
            </w:r>
            <w:proofErr w:type="spellStart"/>
            <w:r w:rsidRPr="00024648">
              <w:rPr>
                <w:szCs w:val="28"/>
              </w:rPr>
              <w:t>тренировок</w:t>
            </w:r>
            <w:proofErr w:type="spellEnd"/>
            <w:r w:rsidRPr="00024648">
              <w:rPr>
                <w:szCs w:val="28"/>
              </w:rPr>
              <w:t>.</w:t>
            </w:r>
          </w:p>
        </w:tc>
      </w:tr>
      <w:tr w:rsidR="00832DEC" w:rsidRPr="00024648" w14:paraId="5F3D41E5" w14:textId="77777777" w:rsidTr="00040E45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A6421" w14:textId="77777777" w:rsidR="00832DEC" w:rsidRPr="00024648" w:rsidRDefault="00832DEC" w:rsidP="00040E45">
            <w:pPr>
              <w:pStyle w:val="TimesNOT15"/>
              <w:rPr>
                <w:szCs w:val="28"/>
              </w:rPr>
            </w:pPr>
            <w:proofErr w:type="spellStart"/>
            <w:r w:rsidRPr="00024648">
              <w:rPr>
                <w:szCs w:val="28"/>
              </w:rPr>
              <w:t>Редактор</w:t>
            </w:r>
            <w:proofErr w:type="spellEnd"/>
            <w:r w:rsidRPr="00024648">
              <w:rPr>
                <w:szCs w:val="28"/>
              </w:rPr>
              <w:t xml:space="preserve"> </w:t>
            </w:r>
            <w:proofErr w:type="spellStart"/>
            <w:r w:rsidRPr="00024648">
              <w:rPr>
                <w:szCs w:val="28"/>
              </w:rPr>
              <w:t>бота</w:t>
            </w:r>
            <w:proofErr w:type="spellEnd"/>
          </w:p>
        </w:tc>
        <w:tc>
          <w:tcPr>
            <w:tcW w:w="53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038B5" w14:textId="77777777" w:rsidR="00832DEC" w:rsidRPr="00024648" w:rsidRDefault="00832DEC" w:rsidP="0048344F">
            <w:pPr>
              <w:pStyle w:val="TimesNOT15"/>
              <w:numPr>
                <w:ilvl w:val="0"/>
                <w:numId w:val="23"/>
              </w:numPr>
              <w:rPr>
                <w:szCs w:val="28"/>
              </w:rPr>
            </w:pPr>
            <w:proofErr w:type="spellStart"/>
            <w:r w:rsidRPr="00024648">
              <w:rPr>
                <w:szCs w:val="28"/>
              </w:rPr>
              <w:t>Изменять</w:t>
            </w:r>
            <w:proofErr w:type="spellEnd"/>
            <w:r w:rsidRPr="00024648">
              <w:rPr>
                <w:szCs w:val="28"/>
              </w:rPr>
              <w:t xml:space="preserve"> </w:t>
            </w:r>
            <w:proofErr w:type="spellStart"/>
            <w:r w:rsidRPr="00024648">
              <w:rPr>
                <w:szCs w:val="28"/>
              </w:rPr>
              <w:t>информацию</w:t>
            </w:r>
            <w:proofErr w:type="spellEnd"/>
            <w:r w:rsidRPr="00024648">
              <w:rPr>
                <w:szCs w:val="28"/>
              </w:rPr>
              <w:t xml:space="preserve"> о </w:t>
            </w:r>
            <w:proofErr w:type="spellStart"/>
            <w:r w:rsidRPr="00024648">
              <w:rPr>
                <w:szCs w:val="28"/>
              </w:rPr>
              <w:t>боте</w:t>
            </w:r>
            <w:proofErr w:type="spellEnd"/>
            <w:r w:rsidRPr="00024648">
              <w:rPr>
                <w:szCs w:val="28"/>
              </w:rPr>
              <w:t>;</w:t>
            </w:r>
          </w:p>
          <w:p w14:paraId="071C2ED4" w14:textId="77777777" w:rsidR="00832DEC" w:rsidRPr="00024648" w:rsidRDefault="00832DEC" w:rsidP="0048344F">
            <w:pPr>
              <w:pStyle w:val="TimesNOT15"/>
              <w:numPr>
                <w:ilvl w:val="0"/>
                <w:numId w:val="23"/>
              </w:numPr>
              <w:rPr>
                <w:szCs w:val="28"/>
              </w:rPr>
            </w:pPr>
            <w:proofErr w:type="spellStart"/>
            <w:r w:rsidRPr="00024648">
              <w:rPr>
                <w:szCs w:val="28"/>
              </w:rPr>
              <w:t>Добавлять</w:t>
            </w:r>
            <w:proofErr w:type="spellEnd"/>
            <w:r w:rsidRPr="00024648">
              <w:rPr>
                <w:szCs w:val="28"/>
              </w:rPr>
              <w:t xml:space="preserve"> </w:t>
            </w:r>
            <w:proofErr w:type="spellStart"/>
            <w:r w:rsidRPr="00024648">
              <w:rPr>
                <w:szCs w:val="28"/>
              </w:rPr>
              <w:t>пользователей</w:t>
            </w:r>
            <w:proofErr w:type="spellEnd"/>
            <w:r w:rsidRPr="00024648">
              <w:rPr>
                <w:szCs w:val="28"/>
              </w:rPr>
              <w:t xml:space="preserve"> к </w:t>
            </w:r>
            <w:proofErr w:type="spellStart"/>
            <w:r w:rsidRPr="00024648">
              <w:rPr>
                <w:szCs w:val="28"/>
              </w:rPr>
              <w:t>боту</w:t>
            </w:r>
            <w:proofErr w:type="spellEnd"/>
            <w:r w:rsidRPr="00024648">
              <w:rPr>
                <w:szCs w:val="28"/>
              </w:rPr>
              <w:t>;</w:t>
            </w:r>
          </w:p>
        </w:tc>
      </w:tr>
    </w:tbl>
    <w:p w14:paraId="077885A6" w14:textId="5B5CD9E9" w:rsidR="007E28BC" w:rsidRDefault="007E28BC" w:rsidP="003528DD">
      <w:pPr>
        <w:pStyle w:val="Times14"/>
        <w:spacing w:before="240"/>
      </w:pPr>
      <w:r>
        <w:t>Система управления доступо</w:t>
      </w:r>
      <w:del w:id="213" w:author="Кошкин Олег Владимирович" w:date="2022-12-27T12:56:00Z">
        <w:r w:rsidDel="007639A9">
          <w:delText>в</w:delText>
        </w:r>
      </w:del>
      <w:ins w:id="214" w:author="Кошкин Олег Владимирович" w:date="2022-12-27T12:56:00Z">
        <w:r w:rsidR="007639A9">
          <w:t>м</w:t>
        </w:r>
      </w:ins>
      <w:r>
        <w:t xml:space="preserve"> должна позволять редактировать существующие роли, создать новые роли на основе списка привилегий и удалять неиспользуемые роли.</w:t>
      </w:r>
    </w:p>
    <w:p w14:paraId="50689708" w14:textId="078EAC66" w:rsidR="008448C8" w:rsidRPr="00024648" w:rsidRDefault="00832DEC" w:rsidP="00F7017F">
      <w:pPr>
        <w:rPr>
          <w:rFonts w:ascii="Times New Roman" w:hAnsi="Times New Roman" w:cs="Times New Roman"/>
          <w:sz w:val="28"/>
          <w:szCs w:val="28"/>
        </w:rPr>
      </w:pPr>
      <w:r w:rsidRPr="00024648">
        <w:rPr>
          <w:rFonts w:ascii="Times New Roman" w:hAnsi="Times New Roman" w:cs="Times New Roman"/>
          <w:sz w:val="28"/>
          <w:szCs w:val="28"/>
        </w:rPr>
        <w:br w:type="page"/>
      </w:r>
    </w:p>
    <w:p w14:paraId="10BFD17B" w14:textId="64761C86" w:rsidR="00A9262E" w:rsidRPr="00024648" w:rsidRDefault="00AB5EC5" w:rsidP="00A9262E">
      <w:pPr>
        <w:pStyle w:val="VyatSUHeader3"/>
      </w:pPr>
      <w:bookmarkStart w:id="215" w:name="_Toc122726804"/>
      <w:commentRangeStart w:id="216"/>
      <w:r w:rsidRPr="00024648">
        <w:lastRenderedPageBreak/>
        <w:t>Требования к пользовательскому интерфейсу административной панели</w:t>
      </w:r>
      <w:bookmarkEnd w:id="215"/>
      <w:commentRangeEnd w:id="216"/>
      <w:r w:rsidR="007639A9">
        <w:rPr>
          <w:rStyle w:val="af1"/>
          <w:rFonts w:asciiTheme="minorHAnsi" w:eastAsiaTheme="minorHAnsi" w:hAnsiTheme="minorHAnsi" w:cstheme="minorBidi"/>
        </w:rPr>
        <w:commentReference w:id="216"/>
      </w:r>
    </w:p>
    <w:p w14:paraId="4DAD2B4E" w14:textId="77777777" w:rsidR="00AB5EC5" w:rsidRPr="00024648" w:rsidRDefault="00AB5EC5" w:rsidP="00AB5EC5">
      <w:pPr>
        <w:pStyle w:val="Times14"/>
      </w:pPr>
      <w:r w:rsidRPr="00024648">
        <w:t>Интерфейс системы должен поддерживать русский язык.</w:t>
      </w:r>
    </w:p>
    <w:p w14:paraId="07632F2C" w14:textId="77777777" w:rsidR="00AB5EC5" w:rsidRPr="00024648" w:rsidRDefault="00AB5EC5" w:rsidP="00AB5EC5">
      <w:pPr>
        <w:pStyle w:val="Times14"/>
      </w:pPr>
      <w:r w:rsidRPr="00024648">
        <w:t>Интерфейс системы должен быть спроектирован с учетом ролевой системы и уровней доступа пользователей.</w:t>
      </w:r>
    </w:p>
    <w:p w14:paraId="03156AAD" w14:textId="77777777" w:rsidR="00AB5EC5" w:rsidRPr="00024648" w:rsidRDefault="00AB5EC5" w:rsidP="00AB5EC5">
      <w:pPr>
        <w:pStyle w:val="Times14"/>
      </w:pPr>
      <w:r w:rsidRPr="00024648">
        <w:t>Интерфейс системы должен обеспечивать наглядное, интуитивно понятное представление структуры размещенной информации, быстрый и логичный переход к соответствующим разделам системы.</w:t>
      </w:r>
    </w:p>
    <w:p w14:paraId="67AA3175" w14:textId="77777777" w:rsidR="00AB5EC5" w:rsidRPr="00024648" w:rsidRDefault="00AB5EC5" w:rsidP="00AB5EC5">
      <w:pPr>
        <w:pStyle w:val="Times14"/>
      </w:pPr>
      <w:r w:rsidRPr="00024648">
        <w:t>Навигационные элементы интерфейса системы должны обеспечивать однозначное понимание пользователем их смысла и обеспечивать навигацию по всем доступным пользователю разделам системы и отображать соответствующую информацию.</w:t>
      </w:r>
    </w:p>
    <w:p w14:paraId="521E0F17" w14:textId="09202F5E" w:rsidR="00AB5EC5" w:rsidRPr="00024648" w:rsidRDefault="00AB5EC5" w:rsidP="00AB5EC5">
      <w:pPr>
        <w:pStyle w:val="Times14"/>
      </w:pPr>
      <w:commentRangeStart w:id="217"/>
      <w:r w:rsidRPr="00024648">
        <w:t>Интерфейс должен быть адаптивным, т.е. обеспечивать высокую степень удобства использования не только на</w:t>
      </w:r>
      <w:del w:id="218" w:author="Крючков Илья Сергеевич" w:date="2022-12-27T19:39:00Z">
        <w:r w:rsidRPr="00024648" w:rsidDel="0017364D">
          <w:delText xml:space="preserve"> широких</w:delText>
        </w:r>
      </w:del>
      <w:r w:rsidRPr="00024648">
        <w:t xml:space="preserve"> настольных экранах</w:t>
      </w:r>
      <w:ins w:id="219" w:author="Крючков Илья Сергеевич" w:date="2022-12-27T19:39:00Z">
        <w:r w:rsidR="0017364D">
          <w:t xml:space="preserve"> с шириной</w:t>
        </w:r>
      </w:ins>
      <w:ins w:id="220" w:author="Крючков Илья Сергеевич" w:date="2022-12-27T19:41:00Z">
        <w:r w:rsidR="0017364D">
          <w:t xml:space="preserve"> до </w:t>
        </w:r>
      </w:ins>
      <w:ins w:id="221" w:author="Крючков Илья Сергеевич" w:date="2022-12-27T19:39:00Z">
        <w:r w:rsidR="0017364D">
          <w:t xml:space="preserve"> </w:t>
        </w:r>
      </w:ins>
      <w:ins w:id="222" w:author="Крючков Илья Сергеевич" w:date="2022-12-27T19:45:00Z">
        <w:r w:rsidR="003F76D2" w:rsidRPr="003F76D2">
          <w:rPr>
            <w:rPrChange w:id="223" w:author="Крючков Илья Сергеевич" w:date="2022-12-27T19:45:00Z">
              <w:rPr>
                <w:lang w:val="en-US"/>
              </w:rPr>
            </w:rPrChange>
          </w:rPr>
          <w:t xml:space="preserve">2560 </w:t>
        </w:r>
        <w:r w:rsidR="003F76D2">
          <w:t>пикселей</w:t>
        </w:r>
      </w:ins>
      <w:r w:rsidRPr="00024648">
        <w:t>, но и на</w:t>
      </w:r>
      <w:ins w:id="224" w:author="Крючков Илья Сергеевич" w:date="2022-12-27T19:45:00Z">
        <w:r w:rsidR="003F76D2">
          <w:t xml:space="preserve"> мобильных устройствах с шириной экрана от </w:t>
        </w:r>
      </w:ins>
      <w:ins w:id="225" w:author="Крючков Илья Сергеевич" w:date="2022-12-27T19:46:00Z">
        <w:r w:rsidR="003F76D2">
          <w:t>375</w:t>
        </w:r>
        <w:r w:rsidR="003F76D2" w:rsidRPr="003F76D2">
          <w:rPr>
            <w:rPrChange w:id="226" w:author="Крючков Илья Сергеевич" w:date="2022-12-27T19:46:00Z">
              <w:rPr>
                <w:lang w:val="en-US"/>
              </w:rPr>
            </w:rPrChange>
          </w:rPr>
          <w:t xml:space="preserve"> </w:t>
        </w:r>
        <w:r w:rsidR="003F76D2">
          <w:t>пикселей</w:t>
        </w:r>
      </w:ins>
      <w:del w:id="227" w:author="Крючков Илья Сергеевич" w:date="2022-12-27T19:45:00Z">
        <w:r w:rsidRPr="00024648" w:rsidDel="003F76D2">
          <w:delText xml:space="preserve"> портативных и планшетных устройствах</w:delText>
        </w:r>
      </w:del>
      <w:r w:rsidRPr="00024648">
        <w:t>.</w:t>
      </w:r>
      <w:commentRangeEnd w:id="217"/>
      <w:r w:rsidR="007639A9">
        <w:rPr>
          <w:rStyle w:val="af1"/>
          <w:rFonts w:asciiTheme="minorHAnsi" w:hAnsiTheme="minorHAnsi" w:cstheme="minorBidi"/>
        </w:rPr>
        <w:commentReference w:id="217"/>
      </w:r>
    </w:p>
    <w:p w14:paraId="4AF9BFAA" w14:textId="66338AC4" w:rsidR="00A9262E" w:rsidRPr="00024648" w:rsidRDefault="00AB5EC5" w:rsidP="00A9262E">
      <w:pPr>
        <w:pStyle w:val="VyatSUHeader3"/>
      </w:pPr>
      <w:bookmarkStart w:id="228" w:name="_Toc122726805"/>
      <w:r w:rsidRPr="00024648">
        <w:t>Требования к</w:t>
      </w:r>
      <w:ins w:id="229" w:author="Кошкин Олег Владимирович" w:date="2022-12-27T12:58:00Z">
        <w:r w:rsidR="007639A9">
          <w:t xml:space="preserve"> системному</w:t>
        </w:r>
      </w:ins>
      <w:r w:rsidRPr="00024648">
        <w:t xml:space="preserve"> программному обеспечению серверной части</w:t>
      </w:r>
      <w:bookmarkEnd w:id="228"/>
    </w:p>
    <w:p w14:paraId="38E81108" w14:textId="77777777" w:rsidR="00AB5EC5" w:rsidRPr="00024648" w:rsidRDefault="00AB5EC5" w:rsidP="00AB5EC5">
      <w:pPr>
        <w:pStyle w:val="Times14"/>
      </w:pPr>
      <w:r w:rsidRPr="00024648">
        <w:t>Для функционирования приложения необходимо следующее программное обеспечение:</w:t>
      </w:r>
    </w:p>
    <w:p w14:paraId="39E23FAA" w14:textId="40738B16" w:rsidR="00AB5EC5" w:rsidRPr="00024648" w:rsidRDefault="00AB5EC5" w:rsidP="0048344F">
      <w:pPr>
        <w:pStyle w:val="Times14"/>
        <w:numPr>
          <w:ilvl w:val="0"/>
          <w:numId w:val="13"/>
        </w:numPr>
        <w:ind w:left="0" w:firstLine="709"/>
      </w:pPr>
      <w:r w:rsidRPr="00024648">
        <w:t xml:space="preserve">Операционная система – </w:t>
      </w:r>
      <w:proofErr w:type="spellStart"/>
      <w:r w:rsidRPr="00024648">
        <w:t>Ubuntu</w:t>
      </w:r>
      <w:proofErr w:type="spellEnd"/>
      <w:r w:rsidRPr="00024648">
        <w:t xml:space="preserve"> версии не ниже 18 или </w:t>
      </w:r>
      <w:proofErr w:type="spellStart"/>
      <w:r w:rsidRPr="00024648">
        <w:t>Debian</w:t>
      </w:r>
      <w:proofErr w:type="spellEnd"/>
      <w:r w:rsidRPr="00024648">
        <w:t xml:space="preserve"> версии не ниже 9;</w:t>
      </w:r>
    </w:p>
    <w:p w14:paraId="0C5BDDBB" w14:textId="77DF0F53" w:rsidR="00CC3ABA" w:rsidRDefault="00AB5EC5" w:rsidP="0048344F">
      <w:pPr>
        <w:pStyle w:val="Times14"/>
        <w:numPr>
          <w:ilvl w:val="0"/>
          <w:numId w:val="13"/>
        </w:numPr>
        <w:ind w:left="0" w:firstLine="709"/>
      </w:pPr>
      <w:r w:rsidRPr="00024648">
        <w:t>СУБД</w:t>
      </w:r>
      <w:del w:id="230" w:author="Кошкин Олег Владимирович" w:date="2022-12-27T12:57:00Z">
        <w:r w:rsidRPr="00024648" w:rsidDel="007639A9">
          <w:delText xml:space="preserve"> –</w:delText>
        </w:r>
      </w:del>
      <w:r w:rsidRPr="00024648">
        <w:t xml:space="preserve"> </w:t>
      </w:r>
      <w:proofErr w:type="spellStart"/>
      <w:r w:rsidRPr="00024648">
        <w:t>Postrgresql</w:t>
      </w:r>
      <w:proofErr w:type="spellEnd"/>
      <w:r w:rsidRPr="00024648">
        <w:t xml:space="preserve"> версии не ниже 12.0.</w:t>
      </w:r>
    </w:p>
    <w:p w14:paraId="435BE71A" w14:textId="77777777" w:rsidR="00CC3ABA" w:rsidRDefault="00CC3ABA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A1AC7A6" w14:textId="7DAD0091" w:rsidR="00A9262E" w:rsidRPr="00024648" w:rsidRDefault="00AB5EC5" w:rsidP="00A9262E">
      <w:pPr>
        <w:pStyle w:val="VyatSUHeader3"/>
      </w:pPr>
      <w:bookmarkStart w:id="231" w:name="_Toc122726806"/>
      <w:r w:rsidRPr="00024648">
        <w:lastRenderedPageBreak/>
        <w:t>Требования к клиентскому программному обеспечению</w:t>
      </w:r>
      <w:bookmarkEnd w:id="231"/>
    </w:p>
    <w:p w14:paraId="57009943" w14:textId="77777777" w:rsidR="00AB5EC5" w:rsidRPr="00024648" w:rsidRDefault="00AB5EC5" w:rsidP="00AB5EC5">
      <w:pPr>
        <w:pStyle w:val="Times14"/>
        <w:rPr>
          <w:lang w:eastAsia="ru-RU"/>
        </w:rPr>
      </w:pPr>
      <w:r w:rsidRPr="00024648">
        <w:rPr>
          <w:lang w:eastAsia="ru-RU"/>
        </w:rPr>
        <w:t>Сайт должен быть доступен для полнофункционального просмотра с помощью следующих браузеров:</w:t>
      </w:r>
    </w:p>
    <w:p w14:paraId="4D048205" w14:textId="77777777" w:rsidR="00AB5EC5" w:rsidRPr="00024648" w:rsidRDefault="00AB5EC5" w:rsidP="0048344F">
      <w:pPr>
        <w:pStyle w:val="Times14"/>
        <w:numPr>
          <w:ilvl w:val="0"/>
          <w:numId w:val="14"/>
        </w:numPr>
        <w:ind w:left="0" w:firstLine="709"/>
        <w:rPr>
          <w:lang w:eastAsia="ru-RU"/>
        </w:rPr>
      </w:pPr>
      <w:proofErr w:type="spellStart"/>
      <w:r w:rsidRPr="00024648">
        <w:rPr>
          <w:lang w:eastAsia="ru-RU"/>
        </w:rPr>
        <w:t>Edge</w:t>
      </w:r>
      <w:proofErr w:type="spellEnd"/>
      <w:r w:rsidRPr="00024648">
        <w:rPr>
          <w:lang w:eastAsia="ru-RU"/>
        </w:rPr>
        <w:t xml:space="preserve"> 88.0 и выше;</w:t>
      </w:r>
    </w:p>
    <w:p w14:paraId="40FCDC1F" w14:textId="77777777" w:rsidR="00AB5EC5" w:rsidRPr="00024648" w:rsidRDefault="00AB5EC5" w:rsidP="0048344F">
      <w:pPr>
        <w:pStyle w:val="Times14"/>
        <w:numPr>
          <w:ilvl w:val="0"/>
          <w:numId w:val="14"/>
        </w:numPr>
        <w:ind w:left="0" w:firstLine="709"/>
        <w:rPr>
          <w:lang w:eastAsia="ru-RU"/>
        </w:rPr>
      </w:pPr>
      <w:proofErr w:type="spellStart"/>
      <w:r w:rsidRPr="00024648">
        <w:rPr>
          <w:lang w:eastAsia="ru-RU"/>
        </w:rPr>
        <w:t>Opera</w:t>
      </w:r>
      <w:proofErr w:type="spellEnd"/>
      <w:r w:rsidRPr="00024648">
        <w:rPr>
          <w:lang w:eastAsia="ru-RU"/>
        </w:rPr>
        <w:t xml:space="preserve"> 43.0 и выше;</w:t>
      </w:r>
    </w:p>
    <w:p w14:paraId="3F957717" w14:textId="77777777" w:rsidR="00AB5EC5" w:rsidRPr="00024648" w:rsidRDefault="00AB5EC5" w:rsidP="0048344F">
      <w:pPr>
        <w:pStyle w:val="Times14"/>
        <w:numPr>
          <w:ilvl w:val="0"/>
          <w:numId w:val="14"/>
        </w:numPr>
        <w:ind w:left="0" w:firstLine="709"/>
        <w:rPr>
          <w:lang w:eastAsia="ru-RU"/>
        </w:rPr>
      </w:pPr>
      <w:proofErr w:type="spellStart"/>
      <w:r w:rsidRPr="00024648">
        <w:rPr>
          <w:lang w:eastAsia="ru-RU"/>
        </w:rPr>
        <w:t>Mozilla</w:t>
      </w:r>
      <w:proofErr w:type="spellEnd"/>
      <w:r w:rsidRPr="00024648">
        <w:rPr>
          <w:lang w:eastAsia="ru-RU"/>
        </w:rPr>
        <w:t xml:space="preserve"> </w:t>
      </w:r>
      <w:proofErr w:type="spellStart"/>
      <w:r w:rsidRPr="00024648">
        <w:rPr>
          <w:lang w:eastAsia="ru-RU"/>
        </w:rPr>
        <w:t>Firefox</w:t>
      </w:r>
      <w:proofErr w:type="spellEnd"/>
      <w:r w:rsidRPr="00024648">
        <w:rPr>
          <w:lang w:eastAsia="ru-RU"/>
        </w:rPr>
        <w:t xml:space="preserve"> 55.0;</w:t>
      </w:r>
    </w:p>
    <w:p w14:paraId="1162417E" w14:textId="514996E2" w:rsidR="00AB5EC5" w:rsidRPr="00024648" w:rsidRDefault="00AB5EC5" w:rsidP="0048344F">
      <w:pPr>
        <w:pStyle w:val="Times14"/>
        <w:numPr>
          <w:ilvl w:val="0"/>
          <w:numId w:val="14"/>
        </w:numPr>
        <w:ind w:left="0" w:firstLine="709"/>
        <w:rPr>
          <w:lang w:eastAsia="ru-RU"/>
        </w:rPr>
      </w:pPr>
      <w:proofErr w:type="spellStart"/>
      <w:r w:rsidRPr="00024648">
        <w:rPr>
          <w:lang w:eastAsia="ru-RU"/>
        </w:rPr>
        <w:t>Google</w:t>
      </w:r>
      <w:proofErr w:type="spellEnd"/>
      <w:r w:rsidRPr="00024648">
        <w:rPr>
          <w:lang w:eastAsia="ru-RU"/>
        </w:rPr>
        <w:t xml:space="preserve"> </w:t>
      </w:r>
      <w:proofErr w:type="spellStart"/>
      <w:r w:rsidRPr="00024648">
        <w:rPr>
          <w:lang w:eastAsia="ru-RU"/>
        </w:rPr>
        <w:t>Chrome</w:t>
      </w:r>
      <w:proofErr w:type="spellEnd"/>
      <w:r w:rsidRPr="00024648">
        <w:rPr>
          <w:lang w:eastAsia="ru-RU"/>
        </w:rPr>
        <w:t xml:space="preserve"> 64.0 и выше</w:t>
      </w:r>
      <w:r w:rsidRPr="00024648">
        <w:rPr>
          <w:lang w:val="en-US" w:eastAsia="ru-RU"/>
        </w:rPr>
        <w:t>.</w:t>
      </w:r>
    </w:p>
    <w:p w14:paraId="0FD85E5E" w14:textId="4AB69B03" w:rsidR="00A9262E" w:rsidRPr="00CC3ABA" w:rsidRDefault="00AB5EC5" w:rsidP="00A9262E">
      <w:pPr>
        <w:pStyle w:val="VyatSUHeader2"/>
        <w:rPr>
          <w:rFonts w:eastAsia="Times New Roman"/>
          <w:lang w:eastAsia="ru-RU"/>
        </w:rPr>
      </w:pPr>
      <w:bookmarkStart w:id="232" w:name="_Toc122726807"/>
      <w:r w:rsidRPr="00024648">
        <w:rPr>
          <w:rFonts w:eastAsia="Times New Roman"/>
          <w:lang w:eastAsia="ru-RU"/>
        </w:rPr>
        <w:t>Стадии разработки</w:t>
      </w:r>
      <w:bookmarkEnd w:id="232"/>
    </w:p>
    <w:p w14:paraId="3E6B1273" w14:textId="77777777" w:rsidR="00AB5EC5" w:rsidRPr="00024648" w:rsidRDefault="00AB5EC5" w:rsidP="00AB5EC5">
      <w:pPr>
        <w:pStyle w:val="Times14"/>
        <w:rPr>
          <w:lang w:eastAsia="ru-RU"/>
        </w:rPr>
      </w:pPr>
      <w:r w:rsidRPr="00024648">
        <w:rPr>
          <w:lang w:eastAsia="ru-RU"/>
        </w:rPr>
        <w:t>Разработка должна быть проведена в четыре стадии:</w:t>
      </w:r>
    </w:p>
    <w:p w14:paraId="2CAFABC2" w14:textId="77777777" w:rsidR="00AB5EC5" w:rsidRPr="00024648" w:rsidRDefault="00AB5EC5" w:rsidP="0048344F">
      <w:pPr>
        <w:pStyle w:val="Times14"/>
        <w:numPr>
          <w:ilvl w:val="0"/>
          <w:numId w:val="15"/>
        </w:numPr>
        <w:ind w:left="0" w:firstLine="709"/>
        <w:rPr>
          <w:lang w:eastAsia="ru-RU"/>
        </w:rPr>
      </w:pPr>
      <w:r w:rsidRPr="00024648">
        <w:rPr>
          <w:lang w:eastAsia="ru-RU"/>
        </w:rPr>
        <w:t>разработка технического задания;</w:t>
      </w:r>
    </w:p>
    <w:p w14:paraId="6A5CED1E" w14:textId="77777777" w:rsidR="00AB5EC5" w:rsidRPr="00024648" w:rsidRDefault="00AB5EC5" w:rsidP="0048344F">
      <w:pPr>
        <w:pStyle w:val="Times14"/>
        <w:numPr>
          <w:ilvl w:val="0"/>
          <w:numId w:val="15"/>
        </w:numPr>
        <w:ind w:left="0" w:firstLine="709"/>
        <w:rPr>
          <w:lang w:eastAsia="ru-RU"/>
        </w:rPr>
      </w:pPr>
      <w:r w:rsidRPr="00024648">
        <w:rPr>
          <w:lang w:eastAsia="ru-RU"/>
        </w:rPr>
        <w:t>проектирование архитектуры приложения;</w:t>
      </w:r>
    </w:p>
    <w:p w14:paraId="7CD8DB87" w14:textId="2CC59EAE" w:rsidR="00AB5EC5" w:rsidRPr="00024648" w:rsidRDefault="00AB5EC5" w:rsidP="0048344F">
      <w:pPr>
        <w:pStyle w:val="Times14"/>
        <w:numPr>
          <w:ilvl w:val="0"/>
          <w:numId w:val="15"/>
        </w:numPr>
        <w:ind w:left="0" w:firstLine="709"/>
        <w:rPr>
          <w:lang w:eastAsia="ru-RU"/>
        </w:rPr>
      </w:pPr>
      <w:r w:rsidRPr="00024648">
        <w:rPr>
          <w:lang w:eastAsia="ru-RU"/>
        </w:rPr>
        <w:t>разработка документации.</w:t>
      </w:r>
    </w:p>
    <w:p w14:paraId="3EF5DA93" w14:textId="204CB2BD" w:rsidR="00A9262E" w:rsidRPr="007639A9" w:rsidRDefault="007639A9" w:rsidP="00A9262E">
      <w:pPr>
        <w:pStyle w:val="VyatSUHeader2"/>
        <w:rPr>
          <w:rFonts w:eastAsia="Times New Roman"/>
          <w:lang w:eastAsia="ru-RU"/>
          <w:rPrChange w:id="233" w:author="Кошкин Олег Владимирович" w:date="2022-12-27T12:58:00Z">
            <w:rPr>
              <w:rFonts w:eastAsia="Times New Roman"/>
              <w:lang w:val="en-US" w:eastAsia="ru-RU"/>
            </w:rPr>
          </w:rPrChange>
        </w:rPr>
      </w:pPr>
      <w:bookmarkStart w:id="234" w:name="_Toc122726808"/>
      <w:ins w:id="235" w:author="Кошкин Олег Владимирович" w:date="2022-12-27T12:58:00Z">
        <w:r>
          <w:rPr>
            <w:rFonts w:eastAsia="Times New Roman"/>
            <w:lang w:eastAsia="ru-RU"/>
          </w:rPr>
          <w:t>Требования к приемо-сдаточным процедурам</w:t>
        </w:r>
      </w:ins>
      <w:del w:id="236" w:author="Кошкин Олег Владимирович" w:date="2022-12-27T12:58:00Z">
        <w:r w:rsidR="002F4544" w:rsidRPr="00024648" w:rsidDel="007639A9">
          <w:rPr>
            <w:rFonts w:eastAsia="Times New Roman"/>
            <w:lang w:eastAsia="ru-RU"/>
          </w:rPr>
          <w:delText>Общие положения</w:delText>
        </w:r>
      </w:del>
      <w:bookmarkEnd w:id="234"/>
    </w:p>
    <w:p w14:paraId="571DDAE6" w14:textId="15B7FFAD" w:rsidR="00AB5EC5" w:rsidRDefault="002F4544" w:rsidP="00AB5EC5">
      <w:pPr>
        <w:pStyle w:val="Times14"/>
        <w:rPr>
          <w:ins w:id="237" w:author="Крючков Илья Сергеевич" w:date="2022-12-27T19:59:00Z"/>
        </w:rPr>
      </w:pPr>
      <w:r w:rsidRPr="00024648">
        <w:t>Приемка осуществляется комиссией, в состав которой должны входить представители Заказчика. Вниманию комиссии должны быть представлены эксплуатационные документы, разработанная архитектура и доклад.</w:t>
      </w:r>
    </w:p>
    <w:p w14:paraId="4ED85B26" w14:textId="6DB7BE43" w:rsidR="006F7873" w:rsidRPr="00024648" w:rsidDel="006F7873" w:rsidRDefault="006F7873" w:rsidP="00AB5EC5">
      <w:pPr>
        <w:pStyle w:val="Times14"/>
        <w:rPr>
          <w:del w:id="238" w:author="Крючков Илья Сергеевич" w:date="2022-12-27T20:11:00Z"/>
        </w:rPr>
      </w:pPr>
    </w:p>
    <w:p w14:paraId="696B1F8D" w14:textId="598B3851" w:rsidR="00A609CC" w:rsidRPr="00024648" w:rsidRDefault="00A609CC" w:rsidP="00A42803">
      <w:pPr>
        <w:pStyle w:val="ninxheader"/>
      </w:pPr>
      <w:commentRangeStart w:id="239"/>
      <w:r w:rsidRPr="00024648">
        <w:t>Вывод</w:t>
      </w:r>
      <w:commentRangeEnd w:id="239"/>
      <w:r w:rsidR="007639A9">
        <w:rPr>
          <w:rStyle w:val="af1"/>
          <w:rFonts w:asciiTheme="minorHAnsi" w:hAnsiTheme="minorHAnsi" w:cstheme="minorBidi"/>
        </w:rPr>
        <w:commentReference w:id="239"/>
      </w:r>
    </w:p>
    <w:p w14:paraId="122D1419" w14:textId="0C168783" w:rsidR="002F4544" w:rsidRPr="00024648" w:rsidRDefault="00A609CC" w:rsidP="00CC3ABA">
      <w:pPr>
        <w:pStyle w:val="Times14"/>
        <w:rPr>
          <w:rFonts w:eastAsia="Times New Roman"/>
          <w:lang w:eastAsia="ru-RU"/>
        </w:rPr>
      </w:pPr>
      <w:r w:rsidRPr="00024648">
        <w:t>В данном разделе было составлено расширенное техническое задания. Определены основные требования к разрабатываемому программному продукту.</w:t>
      </w:r>
      <w:r w:rsidRPr="00024648">
        <w:rPr>
          <w:rFonts w:eastAsia="Times New Roman"/>
          <w:lang w:eastAsia="ru-RU"/>
        </w:rPr>
        <w:br w:type="page"/>
      </w:r>
    </w:p>
    <w:p w14:paraId="076920E6" w14:textId="38A99FA6" w:rsidR="002F4544" w:rsidRPr="00024648" w:rsidRDefault="002F4544" w:rsidP="002D2ED0">
      <w:pPr>
        <w:pStyle w:val="VyatSUHeader1"/>
      </w:pPr>
      <w:bookmarkStart w:id="240" w:name="_Toc122726809"/>
      <w:r w:rsidRPr="00024648">
        <w:lastRenderedPageBreak/>
        <w:t>Разработка структуры системы</w:t>
      </w:r>
      <w:bookmarkEnd w:id="240"/>
    </w:p>
    <w:p w14:paraId="37BB1822" w14:textId="7EC9F502" w:rsidR="002F4544" w:rsidRPr="00024648" w:rsidRDefault="002F4544" w:rsidP="002F4544">
      <w:pPr>
        <w:pStyle w:val="Times14"/>
        <w:rPr>
          <w:lang w:eastAsia="ru-RU"/>
        </w:rPr>
      </w:pPr>
      <w:r w:rsidRPr="00024648">
        <w:rPr>
          <w:lang w:eastAsia="ru-RU"/>
        </w:rPr>
        <w:t>На данном этапе работы необходимо в соответствие с требованиями, поставленными в техническом задании, разработать алгоритмы функционирования, модульную структуру и механизмы взаимодействия компонентов информационной системы.</w:t>
      </w:r>
    </w:p>
    <w:p w14:paraId="5CAAAF61" w14:textId="3BBFD1C9" w:rsidR="00A609CC" w:rsidRPr="00024648" w:rsidRDefault="00A609CC" w:rsidP="002D2ED0">
      <w:pPr>
        <w:pStyle w:val="VyatSUHeader2"/>
        <w:rPr>
          <w:lang w:eastAsia="ru-RU"/>
        </w:rPr>
      </w:pPr>
      <w:bookmarkStart w:id="241" w:name="_Toc122726810"/>
      <w:r w:rsidRPr="00024648">
        <w:rPr>
          <w:lang w:eastAsia="ru-RU"/>
        </w:rPr>
        <w:t>Обобщенная структура системы</w:t>
      </w:r>
      <w:bookmarkEnd w:id="241"/>
    </w:p>
    <w:p w14:paraId="64F7CD69" w14:textId="25D639BF" w:rsidR="002F4544" w:rsidRPr="00024648" w:rsidRDefault="002F4544" w:rsidP="002F4544">
      <w:pPr>
        <w:pStyle w:val="Times14"/>
        <w:rPr>
          <w:lang w:eastAsia="ru-RU"/>
        </w:rPr>
      </w:pPr>
      <w:r w:rsidRPr="00024648">
        <w:rPr>
          <w:lang w:eastAsia="ru-RU"/>
        </w:rPr>
        <w:t>Система состоит из трех основных блоков:</w:t>
      </w:r>
    </w:p>
    <w:p w14:paraId="119025FD" w14:textId="77777777" w:rsidR="002F4544" w:rsidRPr="00024648" w:rsidRDefault="002F4544" w:rsidP="0048344F">
      <w:pPr>
        <w:pStyle w:val="Times14"/>
        <w:numPr>
          <w:ilvl w:val="0"/>
          <w:numId w:val="16"/>
        </w:numPr>
        <w:ind w:left="0" w:firstLine="709"/>
        <w:rPr>
          <w:lang w:eastAsia="ru-RU"/>
        </w:rPr>
      </w:pPr>
      <w:r w:rsidRPr="00024648">
        <w:rPr>
          <w:lang w:eastAsia="ru-RU"/>
        </w:rPr>
        <w:t>Административная панель для компании, предоставляющая услуги создания и управления ботом;</w:t>
      </w:r>
    </w:p>
    <w:p w14:paraId="620E2384" w14:textId="77777777" w:rsidR="002F4544" w:rsidRPr="00024648" w:rsidRDefault="002F4544" w:rsidP="0048344F">
      <w:pPr>
        <w:pStyle w:val="Times14"/>
        <w:numPr>
          <w:ilvl w:val="0"/>
          <w:numId w:val="16"/>
        </w:numPr>
        <w:ind w:left="0" w:firstLine="709"/>
        <w:rPr>
          <w:lang w:eastAsia="ru-RU"/>
        </w:rPr>
      </w:pPr>
      <w:r w:rsidRPr="00024648">
        <w:rPr>
          <w:lang w:eastAsia="ru-RU"/>
        </w:rPr>
        <w:t>Конструктор для редактирования функционала бота;</w:t>
      </w:r>
    </w:p>
    <w:p w14:paraId="5375592A" w14:textId="5070BB5E" w:rsidR="002F4544" w:rsidRPr="00024648" w:rsidRDefault="002F4544" w:rsidP="0048344F">
      <w:pPr>
        <w:pStyle w:val="Times14"/>
        <w:numPr>
          <w:ilvl w:val="0"/>
          <w:numId w:val="16"/>
        </w:numPr>
        <w:ind w:left="0" w:firstLine="709"/>
        <w:rPr>
          <w:lang w:eastAsia="ru-RU"/>
        </w:rPr>
      </w:pPr>
      <w:r w:rsidRPr="00024648">
        <w:rPr>
          <w:lang w:eastAsia="ru-RU"/>
        </w:rPr>
        <w:t>Телеграм бот.</w:t>
      </w:r>
    </w:p>
    <w:p w14:paraId="0FD0F744" w14:textId="7440BDF9" w:rsidR="00A609CC" w:rsidRPr="00024648" w:rsidRDefault="00A609CC" w:rsidP="00A609CC">
      <w:pPr>
        <w:pStyle w:val="Times14"/>
      </w:pPr>
      <w:r w:rsidRPr="00024648">
        <w:t>Приложения взаимодействуют с общей базой данных через единую систему управления базами данных, тем самым управляя состоянием системы.</w:t>
      </w:r>
    </w:p>
    <w:p w14:paraId="6F1B868B" w14:textId="31B42E20" w:rsidR="002F4544" w:rsidRPr="00024648" w:rsidRDefault="00D31E43" w:rsidP="002F4544">
      <w:pPr>
        <w:pStyle w:val="Times14"/>
        <w:ind w:left="709" w:firstLine="0"/>
      </w:pPr>
      <w:r>
        <w:t>Архитектура</w:t>
      </w:r>
      <w:r w:rsidR="002F4544" w:rsidRPr="00024648">
        <w:t xml:space="preserve"> системы представлена на рисунке </w:t>
      </w:r>
      <w:r w:rsidR="00854F25" w:rsidRPr="00024648">
        <w:t>2</w:t>
      </w:r>
      <w:r w:rsidR="002F4544" w:rsidRPr="00024648">
        <w:t>.</w:t>
      </w:r>
    </w:p>
    <w:p w14:paraId="1B11FA7D" w14:textId="77777777" w:rsidR="00CC3ABA" w:rsidRDefault="00CC3ABA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867C8C2" w14:textId="2804DE3B" w:rsidR="002F4544" w:rsidRPr="00024648" w:rsidRDefault="00427A28" w:rsidP="00A42803">
      <w:pPr>
        <w:pStyle w:val="Times14"/>
        <w:ind w:firstLine="0"/>
      </w:pPr>
      <w:ins w:id="242" w:author="Крючков Илья Сергеевич" w:date="2022-12-27T19:53:00Z">
        <w:r>
          <w:rPr>
            <w:noProof/>
          </w:rPr>
          <w:lastRenderedPageBreak/>
          <w:drawing>
            <wp:inline distT="0" distB="0" distL="0" distR="0" wp14:anchorId="00888745" wp14:editId="25FE4E0C">
              <wp:extent cx="5934075" cy="5105400"/>
              <wp:effectExtent l="0" t="0" r="9525" b="0"/>
              <wp:docPr id="3" name="Рисунок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5105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243" w:author="Крючков Илья Сергеевич" w:date="2022-12-27T19:53:00Z">
        <w:r w:rsidR="00A42803" w:rsidDel="00427A28">
          <w:rPr>
            <w:noProof/>
            <w:lang w:eastAsia="ru-RU"/>
          </w:rPr>
          <w:drawing>
            <wp:inline distT="0" distB="0" distL="0" distR="0" wp14:anchorId="0C146D76" wp14:editId="142A95BE">
              <wp:extent cx="5934075" cy="5105400"/>
              <wp:effectExtent l="0" t="0" r="9525" b="0"/>
              <wp:docPr id="2" name="Рисунок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5105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commentRangeStart w:id="244"/>
      <w:commentRangeEnd w:id="244"/>
      <w:r w:rsidR="007639A9">
        <w:rPr>
          <w:rStyle w:val="af1"/>
          <w:rFonts w:asciiTheme="minorHAnsi" w:hAnsiTheme="minorHAnsi" w:cstheme="minorBidi"/>
        </w:rPr>
        <w:commentReference w:id="244"/>
      </w:r>
    </w:p>
    <w:p w14:paraId="1334B4EC" w14:textId="64F2AD6E" w:rsidR="00A9262E" w:rsidRPr="00024648" w:rsidRDefault="002F4544" w:rsidP="002F4544">
      <w:pPr>
        <w:pStyle w:val="Times14"/>
        <w:ind w:left="709" w:firstLine="0"/>
        <w:jc w:val="center"/>
      </w:pPr>
      <w:r w:rsidRPr="00024648">
        <w:t xml:space="preserve">Рисунок </w:t>
      </w:r>
      <w:r w:rsidR="00854F25" w:rsidRPr="00024648">
        <w:t>2</w:t>
      </w:r>
      <w:r w:rsidRPr="00024648">
        <w:t xml:space="preserve"> – </w:t>
      </w:r>
      <w:proofErr w:type="spellStart"/>
      <w:r w:rsidR="00D31E43">
        <w:t>Архитекутура</w:t>
      </w:r>
      <w:proofErr w:type="spellEnd"/>
      <w:r w:rsidRPr="00024648">
        <w:t xml:space="preserve"> системы</w:t>
      </w:r>
    </w:p>
    <w:p w14:paraId="5A5F2324" w14:textId="082D4152" w:rsidR="00854F25" w:rsidRPr="00024648" w:rsidRDefault="00854F25" w:rsidP="00A42803">
      <w:pPr>
        <w:pStyle w:val="Times14"/>
        <w:spacing w:before="240"/>
        <w:rPr>
          <w:color w:val="000000"/>
        </w:rPr>
      </w:pPr>
      <w:r w:rsidRPr="00024648">
        <w:rPr>
          <w:color w:val="000000"/>
        </w:rPr>
        <w:t xml:space="preserve">Каждое приложение реализует клиент-серверную архитектуру, используя протокол </w:t>
      </w:r>
      <w:r w:rsidRPr="00024648">
        <w:rPr>
          <w:color w:val="000000"/>
          <w:lang w:val="en-US"/>
        </w:rPr>
        <w:t>HTTP</w:t>
      </w:r>
      <w:ins w:id="245" w:author="Кошкин Олег Владимирович" w:date="2022-12-27T13:04:00Z">
        <w:r w:rsidR="007639A9">
          <w:rPr>
            <w:color w:val="000000"/>
          </w:rPr>
          <w:t>(</w:t>
        </w:r>
        <w:r w:rsidR="007639A9">
          <w:rPr>
            <w:color w:val="000000"/>
            <w:lang w:val="en-US"/>
          </w:rPr>
          <w:t>S</w:t>
        </w:r>
        <w:r w:rsidR="007639A9">
          <w:rPr>
            <w:color w:val="000000"/>
          </w:rPr>
          <w:t>)</w:t>
        </w:r>
      </w:ins>
      <w:r w:rsidRPr="00024648">
        <w:rPr>
          <w:color w:val="000000"/>
        </w:rPr>
        <w:t>.</w:t>
      </w:r>
    </w:p>
    <w:p w14:paraId="3FA0ECFB" w14:textId="3E90F6F6" w:rsidR="002F4544" w:rsidRPr="00024648" w:rsidRDefault="002F4544" w:rsidP="002F4544">
      <w:pPr>
        <w:pStyle w:val="Times14"/>
        <w:rPr>
          <w:color w:val="000000"/>
        </w:rPr>
      </w:pPr>
      <w:r w:rsidRPr="00024648">
        <w:rPr>
          <w:color w:val="000000"/>
        </w:rPr>
        <w:t>В структуре системы используется общая реляционная база данных, доступная для всех указанных приложений. К достоинствам использования разделяемой базы данных можно отнести:</w:t>
      </w:r>
    </w:p>
    <w:p w14:paraId="7DF3D7C4" w14:textId="765268D1" w:rsidR="002F4544" w:rsidRPr="00024648" w:rsidRDefault="002F4544" w:rsidP="0048344F">
      <w:pPr>
        <w:pStyle w:val="Times14"/>
        <w:numPr>
          <w:ilvl w:val="0"/>
          <w:numId w:val="17"/>
        </w:numPr>
        <w:rPr>
          <w:lang w:eastAsia="ru-RU"/>
        </w:rPr>
      </w:pPr>
      <w:r w:rsidRPr="00024648">
        <w:rPr>
          <w:lang w:eastAsia="ru-RU"/>
        </w:rPr>
        <w:t>Обеспечение согласованности хранящейся в ней информации</w:t>
      </w:r>
    </w:p>
    <w:p w14:paraId="0EA96F2B" w14:textId="713A845E" w:rsidR="002F4544" w:rsidRPr="00024648" w:rsidRDefault="002F4544" w:rsidP="002F4544">
      <w:pPr>
        <w:pStyle w:val="Times14"/>
        <w:rPr>
          <w:lang w:eastAsia="ru-RU"/>
        </w:rPr>
      </w:pPr>
      <w:r w:rsidRPr="00024648">
        <w:rPr>
          <w:lang w:eastAsia="ru-RU"/>
        </w:rPr>
        <w:t xml:space="preserve">Неоспоримым преимуществом использования реляционной базы данных является гарантия согласованности данных. Реляционные СУБД предоставляют механизм транзакций, гарантирующий согласованность данных в любой момент времени. Транзакция – это конечный набор </w:t>
      </w:r>
      <w:r w:rsidRPr="00024648">
        <w:rPr>
          <w:lang w:eastAsia="ru-RU"/>
        </w:rPr>
        <w:lastRenderedPageBreak/>
        <w:t>операций, который переводит одно согласованное состояние в другое согласованное состояние. В случае ошибки на любом шаге СУБД отменяет все выполненные ранее операции и возвращает данные к первоначальному согласованному состоянию.</w:t>
      </w:r>
    </w:p>
    <w:p w14:paraId="151A8CEE" w14:textId="5B66D549" w:rsidR="002F4544" w:rsidRPr="00024648" w:rsidRDefault="002F4544" w:rsidP="0048344F">
      <w:pPr>
        <w:pStyle w:val="Times14"/>
        <w:numPr>
          <w:ilvl w:val="0"/>
          <w:numId w:val="17"/>
        </w:numPr>
        <w:rPr>
          <w:lang w:eastAsia="ru-RU"/>
        </w:rPr>
      </w:pPr>
      <w:r w:rsidRPr="00024648">
        <w:rPr>
          <w:lang w:eastAsia="ru-RU"/>
        </w:rPr>
        <w:t>Единый формат данных для всех приложений системы</w:t>
      </w:r>
    </w:p>
    <w:p w14:paraId="2FBBCDCA" w14:textId="65FB0B1B" w:rsidR="002F4544" w:rsidRPr="00024648" w:rsidRDefault="002F4544" w:rsidP="002F4544">
      <w:pPr>
        <w:pStyle w:val="Times14"/>
        <w:rPr>
          <w:lang w:eastAsia="ru-RU"/>
        </w:rPr>
      </w:pPr>
      <w:r w:rsidRPr="00024648">
        <w:rPr>
          <w:lang w:eastAsia="ru-RU"/>
        </w:rPr>
        <w:t>Все приложения выполняют приведение данных к единым типам, тем самым исключая конфликты, связанные с обработкой данных.</w:t>
      </w:r>
    </w:p>
    <w:p w14:paraId="28D04E94" w14:textId="252543F4" w:rsidR="002F4544" w:rsidRPr="00024648" w:rsidRDefault="002F4544" w:rsidP="002F4544">
      <w:pPr>
        <w:pStyle w:val="Times14"/>
        <w:rPr>
          <w:color w:val="000000"/>
        </w:rPr>
      </w:pPr>
      <w:r w:rsidRPr="00024648">
        <w:rPr>
          <w:color w:val="000000"/>
        </w:rPr>
        <w:t>Использование общей базы данных имеет ряд недостатков:</w:t>
      </w:r>
    </w:p>
    <w:p w14:paraId="6A0095B0" w14:textId="0FECD421" w:rsidR="002F4544" w:rsidRPr="00024648" w:rsidRDefault="002F4544" w:rsidP="0048344F">
      <w:pPr>
        <w:pStyle w:val="Times14"/>
        <w:numPr>
          <w:ilvl w:val="0"/>
          <w:numId w:val="18"/>
        </w:numPr>
        <w:rPr>
          <w:lang w:eastAsia="ru-RU"/>
        </w:rPr>
      </w:pPr>
      <w:r w:rsidRPr="00024648">
        <w:rPr>
          <w:lang w:eastAsia="ru-RU"/>
        </w:rPr>
        <w:t>Высокая связанность приложений</w:t>
      </w:r>
    </w:p>
    <w:p w14:paraId="337B7753" w14:textId="77777777" w:rsidR="002F4544" w:rsidRPr="00024648" w:rsidRDefault="002F4544" w:rsidP="002F4544">
      <w:pPr>
        <w:pStyle w:val="Times14"/>
        <w:rPr>
          <w:lang w:eastAsia="ru-RU"/>
        </w:rPr>
      </w:pPr>
      <w:r w:rsidRPr="00024648">
        <w:rPr>
          <w:lang w:eastAsia="ru-RU"/>
        </w:rPr>
        <w:t>Изменения в некотором приложении системы могут потребовать изменений в структуре базы данных, что в свою очередь скажется на работу всех приложений. Это затрудняет обновление существующих и внедрение новых функциональных возможностей в систему.</w:t>
      </w:r>
    </w:p>
    <w:p w14:paraId="229D84B2" w14:textId="6AD86205" w:rsidR="002F4544" w:rsidRPr="00024648" w:rsidRDefault="002F4544" w:rsidP="0048344F">
      <w:pPr>
        <w:pStyle w:val="Times14"/>
        <w:numPr>
          <w:ilvl w:val="0"/>
          <w:numId w:val="18"/>
        </w:numPr>
        <w:rPr>
          <w:lang w:eastAsia="ru-RU"/>
        </w:rPr>
      </w:pPr>
      <w:r w:rsidRPr="00024648">
        <w:rPr>
          <w:lang w:eastAsia="ru-RU"/>
        </w:rPr>
        <w:t>Общая база данных является точкой отказа всей системы</w:t>
      </w:r>
    </w:p>
    <w:p w14:paraId="0FF85677" w14:textId="77777777" w:rsidR="002F4544" w:rsidRPr="00024648" w:rsidRDefault="002F4544" w:rsidP="002F4544">
      <w:pPr>
        <w:pStyle w:val="Times14"/>
        <w:rPr>
          <w:lang w:eastAsia="ru-RU"/>
        </w:rPr>
      </w:pPr>
      <w:r w:rsidRPr="00024648">
        <w:rPr>
          <w:lang w:eastAsia="ru-RU"/>
        </w:rPr>
        <w:t>При выходе из строя БД, функционирование всей системы в целом становится невозможным.</w:t>
      </w:r>
    </w:p>
    <w:p w14:paraId="4519D6BE" w14:textId="323BEE9A" w:rsidR="002F4544" w:rsidRPr="00024648" w:rsidRDefault="002F4544" w:rsidP="0048344F">
      <w:pPr>
        <w:pStyle w:val="Times14"/>
        <w:numPr>
          <w:ilvl w:val="0"/>
          <w:numId w:val="18"/>
        </w:numPr>
        <w:rPr>
          <w:lang w:eastAsia="ru-RU"/>
        </w:rPr>
      </w:pPr>
      <w:r w:rsidRPr="00024648">
        <w:rPr>
          <w:lang w:eastAsia="ru-RU"/>
        </w:rPr>
        <w:t>Узкое место в обмене данными системы</w:t>
      </w:r>
    </w:p>
    <w:p w14:paraId="0B5003C1" w14:textId="77777777" w:rsidR="002F4544" w:rsidRPr="00024648" w:rsidRDefault="002F4544" w:rsidP="002F4544">
      <w:pPr>
        <w:pStyle w:val="Times14"/>
        <w:rPr>
          <w:lang w:eastAsia="ru-RU"/>
        </w:rPr>
      </w:pPr>
      <w:r w:rsidRPr="00024648">
        <w:rPr>
          <w:lang w:eastAsia="ru-RU"/>
        </w:rPr>
        <w:t>При интенсивном обмене данными БД может стать узким местом системы. Появляется конкурентность доступа к данным, возможны возникновения блокировок на изменения данных.</w:t>
      </w:r>
    </w:p>
    <w:p w14:paraId="3355C49A" w14:textId="77777777" w:rsidR="00D63E3E" w:rsidRPr="00024648" w:rsidRDefault="00D63E3E" w:rsidP="00D63E3E">
      <w:pPr>
        <w:pStyle w:val="Times14"/>
      </w:pPr>
      <w:r w:rsidRPr="00024648">
        <w:t>При построении структуры проекта был выбран вариант с единой базой данных в связи с простотой дальнейшей реализации.</w:t>
      </w:r>
    </w:p>
    <w:p w14:paraId="7C641F3C" w14:textId="4C9C7CD2" w:rsidR="00D63E3E" w:rsidRPr="00024648" w:rsidRDefault="00D63E3E" w:rsidP="00D63E3E">
      <w:pPr>
        <w:pStyle w:val="Times14"/>
      </w:pPr>
      <w:r w:rsidRPr="00024648">
        <w:t>Структура базы данн</w:t>
      </w:r>
      <w:r w:rsidR="0042650B" w:rsidRPr="00024648">
        <w:t>ых</w:t>
      </w:r>
      <w:r w:rsidR="00027D83" w:rsidRPr="00024648">
        <w:t xml:space="preserve"> приведена в </w:t>
      </w:r>
      <w:del w:id="246" w:author="Кошкин Олег Владимирович" w:date="2022-12-27T13:09:00Z">
        <w:r w:rsidR="00027D83" w:rsidRPr="00024648" w:rsidDel="00BC5340">
          <w:delText>п</w:delText>
        </w:r>
      </w:del>
      <w:ins w:id="247" w:author="Кошкин Олег Владимирович" w:date="2022-12-27T13:09:00Z">
        <w:r w:rsidR="00BC5340">
          <w:t>разделе</w:t>
        </w:r>
      </w:ins>
      <w:del w:id="248" w:author="Кошкин Олег Владимирович" w:date="2022-12-27T13:09:00Z">
        <w:r w:rsidR="00027D83" w:rsidRPr="00024648" w:rsidDel="00BC5340">
          <w:delText>.</w:delText>
        </w:r>
      </w:del>
      <w:r w:rsidR="00027D83" w:rsidRPr="00024648">
        <w:t xml:space="preserve"> 4.</w:t>
      </w:r>
    </w:p>
    <w:p w14:paraId="28602A9C" w14:textId="1E546A88" w:rsidR="00D63E3E" w:rsidRPr="00024648" w:rsidRDefault="00D63E3E" w:rsidP="002D2ED0">
      <w:pPr>
        <w:pStyle w:val="VyatSUHeader2"/>
      </w:pPr>
      <w:bookmarkStart w:id="249" w:name="_Toc122726811"/>
      <w:r w:rsidRPr="00024648">
        <w:lastRenderedPageBreak/>
        <w:t>Административная панель</w:t>
      </w:r>
      <w:bookmarkEnd w:id="249"/>
    </w:p>
    <w:p w14:paraId="5BE9185B" w14:textId="38DE6BB5" w:rsidR="00D63E3E" w:rsidRPr="00024648" w:rsidRDefault="00D63E3E" w:rsidP="002F4544">
      <w:pPr>
        <w:pStyle w:val="Times14"/>
        <w:rPr>
          <w:color w:val="000000"/>
        </w:rPr>
      </w:pPr>
      <w:r w:rsidRPr="00024648">
        <w:rPr>
          <w:color w:val="000000"/>
        </w:rPr>
        <w:t>Административная панель – это веб-приложение для управления ботами. Она позволяет контролировать текущее состояние ботов: их конфигурацию, содержимое и пользователей.</w:t>
      </w:r>
    </w:p>
    <w:p w14:paraId="5EDC12B4" w14:textId="2B4FBEB6" w:rsidR="00F04832" w:rsidRPr="00CC3ABA" w:rsidRDefault="00D63E3E" w:rsidP="00F04832">
      <w:pPr>
        <w:pStyle w:val="VyatSUHeader3"/>
        <w:rPr>
          <w:rFonts w:eastAsia="Times New Roman"/>
        </w:rPr>
      </w:pPr>
      <w:bookmarkStart w:id="250" w:name="_Toc122726812"/>
      <w:r w:rsidRPr="00024648">
        <w:rPr>
          <w:rFonts w:eastAsia="Times New Roman"/>
        </w:rPr>
        <w:t>Структура административной панели</w:t>
      </w:r>
      <w:bookmarkEnd w:id="250"/>
    </w:p>
    <w:p w14:paraId="167738D7" w14:textId="447B63F0" w:rsidR="00D63E3E" w:rsidRPr="00024648" w:rsidRDefault="00854F25" w:rsidP="00D63E3E">
      <w:pPr>
        <w:pStyle w:val="Times14"/>
        <w:rPr>
          <w:color w:val="000000"/>
        </w:rPr>
      </w:pPr>
      <w:r w:rsidRPr="00024648">
        <w:rPr>
          <w:color w:val="000000"/>
        </w:rPr>
        <w:t>Модульная с</w:t>
      </w:r>
      <w:r w:rsidR="00D63E3E" w:rsidRPr="00024648">
        <w:rPr>
          <w:color w:val="000000"/>
        </w:rPr>
        <w:t xml:space="preserve">труктура административной панели представлена на рисунке </w:t>
      </w:r>
      <w:r w:rsidR="009E6B9E">
        <w:rPr>
          <w:color w:val="000000"/>
        </w:rPr>
        <w:t>3</w:t>
      </w:r>
      <w:r w:rsidR="00D63E3E" w:rsidRPr="00024648">
        <w:rPr>
          <w:color w:val="000000"/>
        </w:rPr>
        <w:t>.</w:t>
      </w:r>
    </w:p>
    <w:p w14:paraId="210E947B" w14:textId="57AD3F40" w:rsidR="00D63E3E" w:rsidRPr="00024648" w:rsidRDefault="00854F25" w:rsidP="00D63E3E">
      <w:pPr>
        <w:pStyle w:val="Times14"/>
      </w:pPr>
      <w:r w:rsidRPr="00024648">
        <w:rPr>
          <w:noProof/>
          <w:lang w:eastAsia="ru-RU"/>
        </w:rPr>
        <w:drawing>
          <wp:inline distT="0" distB="0" distL="0" distR="0" wp14:anchorId="51044FFA" wp14:editId="391FB506">
            <wp:extent cx="5459349" cy="328612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139" cy="329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449E0" w14:textId="09131319" w:rsidR="002F4544" w:rsidRPr="00024648" w:rsidRDefault="00D63E3E" w:rsidP="00D63E3E">
      <w:pPr>
        <w:pStyle w:val="Times14"/>
        <w:jc w:val="center"/>
      </w:pPr>
      <w:r w:rsidRPr="00024648">
        <w:t xml:space="preserve">Рисунок </w:t>
      </w:r>
      <w:r w:rsidR="009E6B9E">
        <w:t>3</w:t>
      </w:r>
      <w:r w:rsidRPr="00024648">
        <w:t xml:space="preserve"> – </w:t>
      </w:r>
      <w:r w:rsidR="004F23C1" w:rsidRPr="00024648">
        <w:t>Модульная с</w:t>
      </w:r>
      <w:r w:rsidRPr="00024648">
        <w:t>труктура административной панели</w:t>
      </w:r>
    </w:p>
    <w:p w14:paraId="7C9751EF" w14:textId="77777777" w:rsidR="00F04832" w:rsidRPr="00024648" w:rsidRDefault="00F04832" w:rsidP="00D63E3E">
      <w:pPr>
        <w:pStyle w:val="Times14"/>
        <w:jc w:val="center"/>
      </w:pPr>
    </w:p>
    <w:p w14:paraId="26087CD2" w14:textId="7D54D873" w:rsidR="00D63E3E" w:rsidRPr="00024648" w:rsidRDefault="00D63E3E" w:rsidP="00D63E3E">
      <w:pPr>
        <w:pStyle w:val="Times14"/>
        <w:rPr>
          <w:color w:val="000000"/>
        </w:rPr>
      </w:pPr>
      <w:r w:rsidRPr="00024648">
        <w:rPr>
          <w:color w:val="000000"/>
        </w:rPr>
        <w:t xml:space="preserve">Структура административной панели представляет из себя </w:t>
      </w:r>
      <w:r w:rsidR="00854F25" w:rsidRPr="00024648">
        <w:rPr>
          <w:color w:val="000000"/>
        </w:rPr>
        <w:t>иерархию</w:t>
      </w:r>
      <w:r w:rsidRPr="00024648">
        <w:rPr>
          <w:color w:val="000000"/>
        </w:rPr>
        <w:t xml:space="preserve"> модулей, каждый из которых выполняет определенную задачу. Так, административная панель зависит от трех модулей:</w:t>
      </w:r>
    </w:p>
    <w:p w14:paraId="0EC449AA" w14:textId="77777777" w:rsidR="00D63E3E" w:rsidRPr="00024648" w:rsidRDefault="00D63E3E" w:rsidP="0048344F">
      <w:pPr>
        <w:pStyle w:val="Times14"/>
        <w:numPr>
          <w:ilvl w:val="0"/>
          <w:numId w:val="19"/>
        </w:numPr>
        <w:ind w:left="0" w:firstLine="709"/>
        <w:rPr>
          <w:lang w:eastAsia="ru-RU"/>
        </w:rPr>
      </w:pPr>
      <w:r w:rsidRPr="00024648">
        <w:rPr>
          <w:lang w:eastAsia="ru-RU"/>
        </w:rPr>
        <w:t>Пользователь;</w:t>
      </w:r>
    </w:p>
    <w:p w14:paraId="1B4ABE13" w14:textId="77777777" w:rsidR="00D63E3E" w:rsidRPr="00024648" w:rsidRDefault="00D63E3E" w:rsidP="0048344F">
      <w:pPr>
        <w:pStyle w:val="Times14"/>
        <w:numPr>
          <w:ilvl w:val="0"/>
          <w:numId w:val="19"/>
        </w:numPr>
        <w:ind w:left="0" w:firstLine="709"/>
        <w:rPr>
          <w:lang w:eastAsia="ru-RU"/>
        </w:rPr>
      </w:pPr>
      <w:r w:rsidRPr="00024648">
        <w:rPr>
          <w:lang w:eastAsia="ru-RU"/>
        </w:rPr>
        <w:t>Организация;</w:t>
      </w:r>
    </w:p>
    <w:p w14:paraId="624A2DA4" w14:textId="05CA8BE6" w:rsidR="00D63E3E" w:rsidRPr="00024648" w:rsidRDefault="00D63E3E" w:rsidP="0048344F">
      <w:pPr>
        <w:pStyle w:val="Times14"/>
        <w:numPr>
          <w:ilvl w:val="0"/>
          <w:numId w:val="19"/>
        </w:numPr>
        <w:ind w:left="0" w:firstLine="709"/>
        <w:rPr>
          <w:lang w:eastAsia="ru-RU"/>
        </w:rPr>
      </w:pPr>
      <w:r w:rsidRPr="00024648">
        <w:rPr>
          <w:lang w:eastAsia="ru-RU"/>
        </w:rPr>
        <w:lastRenderedPageBreak/>
        <w:t>Бот.</w:t>
      </w:r>
    </w:p>
    <w:p w14:paraId="2A1608D3" w14:textId="1110659C" w:rsidR="00D63E3E" w:rsidRPr="00024648" w:rsidRDefault="00D63E3E" w:rsidP="00D63E3E">
      <w:pPr>
        <w:pStyle w:val="Times14"/>
      </w:pPr>
      <w:r w:rsidRPr="00024648">
        <w:t>Модуль пользователя отвечает за регистрацию, авторизацию, редактирование, получение информации о пользователе и его удаление.</w:t>
      </w:r>
    </w:p>
    <w:p w14:paraId="0C228B5A" w14:textId="479C5724" w:rsidR="00D63E3E" w:rsidRPr="00024648" w:rsidRDefault="00D63E3E" w:rsidP="00344928">
      <w:pPr>
        <w:pStyle w:val="Times14"/>
      </w:pPr>
      <w:r w:rsidRPr="00024648">
        <w:t xml:space="preserve">Модуль организации позволяет создавать организации, присоединять пользователей к организации, а также исключать их оттуда. Этот </w:t>
      </w:r>
      <w:r w:rsidR="00854F25" w:rsidRPr="00024648">
        <w:t xml:space="preserve">модуль </w:t>
      </w:r>
      <w:r w:rsidRPr="00024648">
        <w:t xml:space="preserve">зависим от </w:t>
      </w:r>
      <w:r w:rsidR="00854F25" w:rsidRPr="00024648">
        <w:t>модуля</w:t>
      </w:r>
      <w:r w:rsidRPr="00024648">
        <w:t xml:space="preserve"> пользователя, </w:t>
      </w:r>
      <w:r w:rsidR="000161CB" w:rsidRPr="00024648">
        <w:t>т. к.</w:t>
      </w:r>
      <w:r w:rsidRPr="00024648">
        <w:t xml:space="preserve"> обращается к нему за информацией. Подробное описание организаций приведено </w:t>
      </w:r>
      <w:r w:rsidR="008D421A" w:rsidRPr="00024648">
        <w:t>в п. 3.</w:t>
      </w:r>
      <w:r w:rsidR="00DA6D84" w:rsidRPr="00024648">
        <w:t>2</w:t>
      </w:r>
      <w:r w:rsidR="008D421A" w:rsidRPr="00024648">
        <w:t>.3</w:t>
      </w:r>
      <w:r w:rsidR="00DA6D84" w:rsidRPr="00024648">
        <w:t>.</w:t>
      </w:r>
    </w:p>
    <w:p w14:paraId="5AA0A0FF" w14:textId="77777777" w:rsidR="00344928" w:rsidRPr="00024648" w:rsidRDefault="00344928" w:rsidP="00344928">
      <w:pPr>
        <w:pStyle w:val="Times14"/>
        <w:rPr>
          <w:lang w:eastAsia="ru-RU"/>
        </w:rPr>
      </w:pPr>
      <w:r w:rsidRPr="00024648">
        <w:rPr>
          <w:lang w:eastAsia="ru-RU"/>
        </w:rPr>
        <w:t>Модуль бота содержит в себе ряд блоков(модулей):</w:t>
      </w:r>
    </w:p>
    <w:p w14:paraId="5F4D3C63" w14:textId="300F48DF" w:rsidR="00344928" w:rsidRPr="00024648" w:rsidRDefault="00854F25" w:rsidP="0048344F">
      <w:pPr>
        <w:pStyle w:val="Times14"/>
        <w:numPr>
          <w:ilvl w:val="0"/>
          <w:numId w:val="20"/>
        </w:numPr>
        <w:ind w:left="0" w:firstLine="709"/>
        <w:rPr>
          <w:lang w:eastAsia="ru-RU"/>
        </w:rPr>
      </w:pPr>
      <w:r w:rsidRPr="00024648">
        <w:rPr>
          <w:lang w:eastAsia="ru-RU"/>
        </w:rPr>
        <w:t>Модуль</w:t>
      </w:r>
      <w:r w:rsidR="00344928" w:rsidRPr="00024648">
        <w:rPr>
          <w:lang w:eastAsia="ru-RU"/>
        </w:rPr>
        <w:t xml:space="preserve"> пользователя Telegram;</w:t>
      </w:r>
    </w:p>
    <w:p w14:paraId="3112956E" w14:textId="0E42ED28" w:rsidR="00344928" w:rsidRPr="00024648" w:rsidRDefault="00854F25" w:rsidP="0048344F">
      <w:pPr>
        <w:pStyle w:val="Times14"/>
        <w:numPr>
          <w:ilvl w:val="0"/>
          <w:numId w:val="20"/>
        </w:numPr>
        <w:ind w:left="0" w:firstLine="709"/>
        <w:rPr>
          <w:lang w:eastAsia="ru-RU"/>
        </w:rPr>
      </w:pPr>
      <w:r w:rsidRPr="00024648">
        <w:rPr>
          <w:lang w:eastAsia="ru-RU"/>
        </w:rPr>
        <w:t>Модуль</w:t>
      </w:r>
      <w:r w:rsidR="00344928" w:rsidRPr="00024648">
        <w:rPr>
          <w:lang w:eastAsia="ru-RU"/>
        </w:rPr>
        <w:t xml:space="preserve"> конструктора;</w:t>
      </w:r>
    </w:p>
    <w:p w14:paraId="30FB7348" w14:textId="1D6AD74D" w:rsidR="00344928" w:rsidRPr="00024648" w:rsidRDefault="00854F25" w:rsidP="0048344F">
      <w:pPr>
        <w:pStyle w:val="Times14"/>
        <w:numPr>
          <w:ilvl w:val="0"/>
          <w:numId w:val="20"/>
        </w:numPr>
        <w:ind w:left="0" w:firstLine="709"/>
        <w:rPr>
          <w:lang w:eastAsia="ru-RU"/>
        </w:rPr>
      </w:pPr>
      <w:r w:rsidRPr="00024648">
        <w:rPr>
          <w:lang w:eastAsia="ru-RU"/>
        </w:rPr>
        <w:t>Модуль</w:t>
      </w:r>
      <w:r w:rsidR="00344928" w:rsidRPr="00024648">
        <w:rPr>
          <w:lang w:eastAsia="ru-RU"/>
        </w:rPr>
        <w:t xml:space="preserve"> спортивного зала.</w:t>
      </w:r>
    </w:p>
    <w:p w14:paraId="39824E39" w14:textId="08FD2F15" w:rsidR="00344928" w:rsidRPr="00024648" w:rsidRDefault="00854F25" w:rsidP="00344928">
      <w:pPr>
        <w:pStyle w:val="Times14"/>
        <w:rPr>
          <w:lang w:eastAsia="ru-RU"/>
        </w:rPr>
      </w:pPr>
      <w:r w:rsidRPr="00024648">
        <w:rPr>
          <w:lang w:eastAsia="ru-RU"/>
        </w:rPr>
        <w:t>Модуль</w:t>
      </w:r>
      <w:r w:rsidR="00344928" w:rsidRPr="00024648">
        <w:rPr>
          <w:lang w:eastAsia="ru-RU"/>
        </w:rPr>
        <w:t xml:space="preserve"> пользователя Telegram позволяет изменять и получать информацию о пользователе </w:t>
      </w:r>
      <w:r w:rsidR="00344928" w:rsidRPr="00024648">
        <w:rPr>
          <w:lang w:val="en-US" w:eastAsia="ru-RU"/>
        </w:rPr>
        <w:t>Telegram</w:t>
      </w:r>
      <w:r w:rsidR="00344928" w:rsidRPr="00024648">
        <w:rPr>
          <w:lang w:eastAsia="ru-RU"/>
        </w:rPr>
        <w:t xml:space="preserve"> бота.  </w:t>
      </w:r>
    </w:p>
    <w:p w14:paraId="0BB6FD17" w14:textId="37E29CCF" w:rsidR="00344928" w:rsidRPr="00024648" w:rsidRDefault="00B27ACA" w:rsidP="00344928">
      <w:pPr>
        <w:pStyle w:val="Times14"/>
      </w:pPr>
      <w:r w:rsidRPr="00024648">
        <w:t>Модуль</w:t>
      </w:r>
      <w:r w:rsidR="00344928" w:rsidRPr="00024648">
        <w:t xml:space="preserve"> конструктора подробн</w:t>
      </w:r>
      <w:r w:rsidR="00444B10" w:rsidRPr="00024648">
        <w:t>о в п. 3.</w:t>
      </w:r>
      <w:r w:rsidR="00DA6D84" w:rsidRPr="00024648">
        <w:t>3</w:t>
      </w:r>
      <w:r w:rsidR="00444B10" w:rsidRPr="00024648">
        <w:t>.</w:t>
      </w:r>
    </w:p>
    <w:p w14:paraId="06181162" w14:textId="2ACF849B" w:rsidR="00344928" w:rsidRPr="00024648" w:rsidRDefault="00B27ACA" w:rsidP="00344928">
      <w:pPr>
        <w:pStyle w:val="Times14"/>
      </w:pPr>
      <w:r w:rsidRPr="00024648">
        <w:t>Модуль</w:t>
      </w:r>
      <w:r w:rsidR="00344928" w:rsidRPr="00024648">
        <w:t xml:space="preserve"> спортивного зала содержит подмодули, такие как абонемент, тренировки и т.д. Этот модуль и подмодули содержат функционал, который позволяет пользователям административной панели добавлять новые залы, редактировать и удалять их, составлять расписание тренировок для них и добавлять абонементы.</w:t>
      </w:r>
    </w:p>
    <w:p w14:paraId="09892A36" w14:textId="77777777" w:rsidR="00137CD5" w:rsidRPr="00024648" w:rsidRDefault="00344928" w:rsidP="00344928">
      <w:pPr>
        <w:pStyle w:val="Times14"/>
      </w:pPr>
      <w:r w:rsidRPr="00024648">
        <w:t>Исходя из описания модулей административной панели и их функций был</w:t>
      </w:r>
      <w:r w:rsidR="00CC72E9" w:rsidRPr="00024648">
        <w:t>и</w:t>
      </w:r>
      <w:r w:rsidRPr="00024648">
        <w:t xml:space="preserve"> составлен</w:t>
      </w:r>
      <w:r w:rsidR="00CC72E9" w:rsidRPr="00024648">
        <w:t>ы</w:t>
      </w:r>
      <w:r w:rsidRPr="00024648">
        <w:t xml:space="preserve"> диаграмм</w:t>
      </w:r>
      <w:r w:rsidR="00CC72E9" w:rsidRPr="00024648">
        <w:t>ы:</w:t>
      </w:r>
    </w:p>
    <w:p w14:paraId="645F8EA7" w14:textId="7AED5A23" w:rsidR="00344928" w:rsidRPr="00024648" w:rsidRDefault="00CC72E9" w:rsidP="0048344F">
      <w:pPr>
        <w:pStyle w:val="Times14"/>
        <w:numPr>
          <w:ilvl w:val="0"/>
          <w:numId w:val="33"/>
        </w:numPr>
        <w:ind w:left="0" w:firstLine="709"/>
      </w:pPr>
      <w:r w:rsidRPr="00024648">
        <w:t>диаграмма состояний, описывающая повед</w:t>
      </w:r>
      <w:r w:rsidR="00137CD5" w:rsidRPr="00024648">
        <w:t>ение административной панели, представленная в приложении А;</w:t>
      </w:r>
    </w:p>
    <w:p w14:paraId="7EA7E706" w14:textId="6B07A575" w:rsidR="00137CD5" w:rsidRPr="00024648" w:rsidRDefault="00137CD5" w:rsidP="0048344F">
      <w:pPr>
        <w:pStyle w:val="Times14"/>
        <w:numPr>
          <w:ilvl w:val="0"/>
          <w:numId w:val="33"/>
        </w:numPr>
        <w:ind w:left="0" w:firstLine="709"/>
      </w:pPr>
      <w:bookmarkStart w:id="251" w:name="_Hlk122281011"/>
      <w:r w:rsidRPr="00024648">
        <w:t>диаграмма состояний, описывающая поведение модуля «бот» административной панели, представленная в приложении Б;</w:t>
      </w:r>
    </w:p>
    <w:p w14:paraId="5FDCE63F" w14:textId="0B99C2AD" w:rsidR="00137CD5" w:rsidRPr="00024648" w:rsidRDefault="00137CD5" w:rsidP="0048344F">
      <w:pPr>
        <w:pStyle w:val="Times14"/>
        <w:numPr>
          <w:ilvl w:val="0"/>
          <w:numId w:val="33"/>
        </w:numPr>
        <w:ind w:left="0" w:firstLine="709"/>
      </w:pPr>
      <w:r w:rsidRPr="00024648">
        <w:t>диаграмма состояний, описывающая поведение модуля «</w:t>
      </w:r>
      <w:r w:rsidR="00E9503F" w:rsidRPr="00024648">
        <w:t>организация</w:t>
      </w:r>
      <w:r w:rsidRPr="00024648">
        <w:t xml:space="preserve">» административной панели, представленная в приложении </w:t>
      </w:r>
      <w:r w:rsidR="00E9503F" w:rsidRPr="00024648">
        <w:t>В</w:t>
      </w:r>
      <w:r w:rsidRPr="00024648">
        <w:t>;</w:t>
      </w:r>
    </w:p>
    <w:p w14:paraId="24CE1F45" w14:textId="5AF8B9C0" w:rsidR="00E9503F" w:rsidRPr="00024648" w:rsidRDefault="00E9503F" w:rsidP="0048344F">
      <w:pPr>
        <w:pStyle w:val="Times14"/>
        <w:numPr>
          <w:ilvl w:val="0"/>
          <w:numId w:val="33"/>
        </w:numPr>
        <w:ind w:left="0" w:firstLine="709"/>
      </w:pPr>
      <w:r w:rsidRPr="00024648">
        <w:lastRenderedPageBreak/>
        <w:t>диаграмма состояний, описывающая поведение конструктора, представленная в приложении Г.</w:t>
      </w:r>
    </w:p>
    <w:p w14:paraId="7001A95D" w14:textId="39004E10" w:rsidR="000161CB" w:rsidRPr="00024648" w:rsidRDefault="00EC1727" w:rsidP="002D2ED0">
      <w:pPr>
        <w:pStyle w:val="VyatSUHeader3"/>
      </w:pPr>
      <w:bookmarkStart w:id="252" w:name="_Toc122726813"/>
      <w:bookmarkEnd w:id="251"/>
      <w:r w:rsidRPr="00024648">
        <w:t>Обработка запросов</w:t>
      </w:r>
      <w:bookmarkEnd w:id="252"/>
    </w:p>
    <w:p w14:paraId="361E19F0" w14:textId="77777777" w:rsidR="00C60D08" w:rsidRPr="00024648" w:rsidRDefault="00C60D08" w:rsidP="00C60D08">
      <w:pPr>
        <w:pStyle w:val="Times14"/>
      </w:pPr>
      <w:r w:rsidRPr="00024648">
        <w:t>Стартовая строка запроса содержит путь к запрашиваемому ресурсу. По этому пути на сервере происходит вызов определенного обработчика. </w:t>
      </w:r>
    </w:p>
    <w:p w14:paraId="79389E43" w14:textId="75881D8C" w:rsidR="00C60D08" w:rsidRPr="00024648" w:rsidRDefault="00C60D08" w:rsidP="004A3523">
      <w:pPr>
        <w:pStyle w:val="Times14"/>
        <w:spacing w:after="240"/>
      </w:pPr>
      <w:r w:rsidRPr="00024648">
        <w:t xml:space="preserve">Обработчики функций в административной панели имеют похожий алгоритм, представленный на рисунке </w:t>
      </w:r>
      <w:r w:rsidR="009E6B9E">
        <w:t>4</w:t>
      </w:r>
      <w:r w:rsidRPr="00024648">
        <w:t>.</w:t>
      </w:r>
    </w:p>
    <w:p w14:paraId="7B58DD78" w14:textId="767B5156" w:rsidR="00C60D08" w:rsidRPr="00024648" w:rsidRDefault="00C60D08" w:rsidP="00C60D08">
      <w:pPr>
        <w:pStyle w:val="Times14"/>
      </w:pPr>
      <w:r w:rsidRPr="00024648">
        <w:rPr>
          <w:noProof/>
          <w:lang w:eastAsia="ru-RU"/>
        </w:rPr>
        <w:lastRenderedPageBreak/>
        <w:drawing>
          <wp:inline distT="0" distB="0" distL="0" distR="0" wp14:anchorId="55F51FE8" wp14:editId="4BDFD788">
            <wp:extent cx="4598107" cy="6324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937" cy="633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5204" w14:textId="68BD9952" w:rsidR="007740AD" w:rsidRPr="00024648" w:rsidRDefault="007740AD" w:rsidP="003465FB">
      <w:pPr>
        <w:pStyle w:val="Times14"/>
        <w:spacing w:after="240"/>
        <w:jc w:val="center"/>
      </w:pPr>
      <w:r w:rsidRPr="00024648">
        <w:t xml:space="preserve">Рисунок </w:t>
      </w:r>
      <w:r w:rsidR="009E6B9E">
        <w:t>4</w:t>
      </w:r>
      <w:r w:rsidRPr="00024648">
        <w:t xml:space="preserve"> – Алгоритм обработчика</w:t>
      </w:r>
    </w:p>
    <w:p w14:paraId="0DAC957A" w14:textId="5BBF829E" w:rsidR="007740AD" w:rsidRPr="00024648" w:rsidRDefault="007740AD" w:rsidP="007740AD">
      <w:pPr>
        <w:pStyle w:val="Times14"/>
      </w:pPr>
      <w:r w:rsidRPr="00024648">
        <w:t>При вызове обработчика сначала проверяется корректность принятых данных, и в случае некорректности - выдается соответствующая ошибка. Далее идет проверка авторизации и наличия требуемой привилегии у пользователя. При их отсутствии обработка прекращается и выдается ошибка доступа. Если ошибок в запросе не нашлось и доступ предоставлен, то происходит дальнейшая обработка запроса.</w:t>
      </w:r>
    </w:p>
    <w:p w14:paraId="30EF1F92" w14:textId="36D9C4AB" w:rsidR="007740AD" w:rsidRPr="00024648" w:rsidRDefault="007740AD" w:rsidP="007740AD">
      <w:pPr>
        <w:pStyle w:val="Times14"/>
      </w:pPr>
      <w:r w:rsidRPr="00024648">
        <w:lastRenderedPageBreak/>
        <w:t>Доступ к просмотру или изменению той или иной информации предоставляется системой ролей, представленной в</w:t>
      </w:r>
      <w:r w:rsidR="00DA6D84" w:rsidRPr="00024648">
        <w:t xml:space="preserve"> п. 3.2.3.</w:t>
      </w:r>
    </w:p>
    <w:p w14:paraId="609AEAFF" w14:textId="7254CA80" w:rsidR="007740AD" w:rsidRPr="00024648" w:rsidRDefault="007740AD" w:rsidP="007740AD">
      <w:pPr>
        <w:pStyle w:val="Times14"/>
        <w:rPr>
          <w:shd w:val="clear" w:color="auto" w:fill="FF9900"/>
        </w:rPr>
      </w:pPr>
      <w:r w:rsidRPr="00024648">
        <w:t xml:space="preserve">Структура пересылаемых данных подробно рассматривается в </w:t>
      </w:r>
      <w:r w:rsidR="00DA6D84" w:rsidRPr="00024648">
        <w:t>п. 3.2.4.</w:t>
      </w:r>
    </w:p>
    <w:p w14:paraId="19C90EBB" w14:textId="3A5FB42E" w:rsidR="007740AD" w:rsidRPr="00024648" w:rsidRDefault="007740AD" w:rsidP="002D2ED0">
      <w:pPr>
        <w:pStyle w:val="VyatSUHeader3"/>
      </w:pPr>
      <w:bookmarkStart w:id="253" w:name="_Toc122726814"/>
      <w:r w:rsidRPr="00024648">
        <w:t>Ролевая модель доступа</w:t>
      </w:r>
      <w:bookmarkEnd w:id="253"/>
    </w:p>
    <w:p w14:paraId="1ABA9684" w14:textId="4A0950C3" w:rsidR="007740AD" w:rsidRPr="00024648" w:rsidRDefault="007740AD" w:rsidP="007740AD">
      <w:pPr>
        <w:pStyle w:val="Times14"/>
      </w:pPr>
      <w:bookmarkStart w:id="254" w:name="_Hlk122459830"/>
      <w:r w:rsidRPr="00024648">
        <w:t xml:space="preserve">При регистрации пользователя </w:t>
      </w:r>
      <w:r w:rsidR="008249E9" w:rsidRPr="00024648">
        <w:t>в системе</w:t>
      </w:r>
      <w:r w:rsidRPr="00024648">
        <w:t xml:space="preserve"> для него автоматически создается организация, в которой ему присваивается роль Администратор. Администратор может добавить других пользователей в свою организацию и назначить им определенные роли.</w:t>
      </w:r>
    </w:p>
    <w:bookmarkEnd w:id="254"/>
    <w:p w14:paraId="032D08CB" w14:textId="4F02C826" w:rsidR="007740AD" w:rsidRPr="00024648" w:rsidRDefault="007740AD" w:rsidP="007740AD">
      <w:pPr>
        <w:pStyle w:val="Times14"/>
      </w:pPr>
      <w:r w:rsidRPr="00024648">
        <w:t>Управление доступом к инструментам платформы выполнено на базе ролей. Роли определяют круг доступных пользователю операций для контролирования той или иной информации</w:t>
      </w:r>
      <w:r w:rsidR="008249E9" w:rsidRPr="00024648">
        <w:t xml:space="preserve"> в организации</w:t>
      </w:r>
      <w:r w:rsidRPr="00024648">
        <w:t>. Администраторы используют роли для объединения привилегий в наборы, которые можно назначать учетным записям пользователей. Каждый связанный с ролью пользователь обладает всеми включенными в нее привилегиями.</w:t>
      </w:r>
    </w:p>
    <w:p w14:paraId="71B7081E" w14:textId="33978C10" w:rsidR="007740AD" w:rsidRPr="00024648" w:rsidRDefault="007740AD" w:rsidP="007740AD">
      <w:pPr>
        <w:pStyle w:val="Times14"/>
      </w:pPr>
      <w:r w:rsidRPr="00024648">
        <w:t>Привилегии пользователей хранятся в промежуточных таблицах между пользователем - организацией и пользователем - ботом, позволяя тем самым разграничить доступ как к функционалу организаций, так и к функционалу бота.</w:t>
      </w:r>
    </w:p>
    <w:p w14:paraId="15BF65D5" w14:textId="57E50F83" w:rsidR="007740AD" w:rsidRPr="00024648" w:rsidRDefault="007740AD" w:rsidP="007740AD">
      <w:pPr>
        <w:pStyle w:val="Times14"/>
      </w:pPr>
      <w:r w:rsidRPr="00024648">
        <w:t>Набор привилегий в базе данных хранится в 64-битном формате целого числа, позволяя работать с ними с помощью битовых масок. </w:t>
      </w:r>
    </w:p>
    <w:p w14:paraId="6AB25B64" w14:textId="77777777" w:rsidR="007740AD" w:rsidRPr="00024648" w:rsidRDefault="007740AD" w:rsidP="007740AD">
      <w:pPr>
        <w:pStyle w:val="Times14"/>
      </w:pPr>
      <w:r w:rsidRPr="00024648">
        <w:t>Для расширения наборов привилегий, в случае выхода за заданный диапазон представления числа, осуществляется их группировка. </w:t>
      </w:r>
    </w:p>
    <w:p w14:paraId="57690250" w14:textId="77777777" w:rsidR="007740AD" w:rsidRPr="00024648" w:rsidRDefault="007740AD" w:rsidP="007740AD">
      <w:pPr>
        <w:pStyle w:val="Times14"/>
      </w:pPr>
      <w:r w:rsidRPr="00024648">
        <w:t>Группировка представляет собой целое число, содержащее набор привилегии. Программист дополняет таблицу базы данных новыми группами в случае расширения функционала, требующего сопоставлений с новыми привилегиями. </w:t>
      </w:r>
    </w:p>
    <w:p w14:paraId="78E9548A" w14:textId="439EFD43" w:rsidR="007740AD" w:rsidRPr="00024648" w:rsidRDefault="007740AD" w:rsidP="004A3523">
      <w:pPr>
        <w:pStyle w:val="Times14"/>
        <w:spacing w:after="240"/>
      </w:pPr>
      <w:r w:rsidRPr="00024648">
        <w:lastRenderedPageBreak/>
        <w:t>Структура хранения привилегий представлена на рисунк</w:t>
      </w:r>
      <w:r w:rsidR="008249E9" w:rsidRPr="00024648">
        <w:t xml:space="preserve">е </w:t>
      </w:r>
      <w:r w:rsidR="009E6B9E">
        <w:t>5</w:t>
      </w:r>
      <w:r w:rsidR="008249E9" w:rsidRPr="00024648">
        <w:t>.</w:t>
      </w:r>
    </w:p>
    <w:p w14:paraId="2B1527E8" w14:textId="5DA52CD0" w:rsidR="008249E9" w:rsidRPr="00024648" w:rsidRDefault="008249E9" w:rsidP="008249E9">
      <w:pPr>
        <w:pStyle w:val="Times14"/>
        <w:jc w:val="center"/>
      </w:pPr>
      <w:r w:rsidRPr="00024648">
        <w:rPr>
          <w:noProof/>
          <w:lang w:eastAsia="ru-RU"/>
        </w:rPr>
        <w:drawing>
          <wp:inline distT="0" distB="0" distL="0" distR="0" wp14:anchorId="1CB08CA3" wp14:editId="032D89C5">
            <wp:extent cx="2343150" cy="1695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07C4" w14:textId="0F10E139" w:rsidR="00F04832" w:rsidRPr="00024648" w:rsidRDefault="008249E9" w:rsidP="008249E9">
      <w:pPr>
        <w:pStyle w:val="Times14"/>
        <w:jc w:val="center"/>
      </w:pPr>
      <w:r w:rsidRPr="00024648">
        <w:t xml:space="preserve">Рисунок </w:t>
      </w:r>
      <w:r w:rsidR="009E6B9E">
        <w:t>5</w:t>
      </w:r>
      <w:r w:rsidRPr="00024648">
        <w:t xml:space="preserve"> – Структура хранения привилегий</w:t>
      </w:r>
    </w:p>
    <w:p w14:paraId="6B64741E" w14:textId="1A5846C7" w:rsidR="008249E9" w:rsidRPr="00024648" w:rsidRDefault="008249E9" w:rsidP="004A3523">
      <w:pPr>
        <w:pStyle w:val="Times14"/>
        <w:spacing w:before="240"/>
      </w:pPr>
      <w:r w:rsidRPr="00024648">
        <w:rPr>
          <w:color w:val="000000"/>
        </w:rPr>
        <w:t>Как было сказано выше, привилегии объединяются в роли, которые хранятся в отдельной таблице базы данных. Администратор может назначать роль пользователям, но также есть возможность изменения некоторых привилегий для отдельного пользователя.</w:t>
      </w:r>
    </w:p>
    <w:p w14:paraId="4B303FE9" w14:textId="1E880045" w:rsidR="0061692A" w:rsidRPr="00024648" w:rsidRDefault="0061692A" w:rsidP="002D2ED0">
      <w:pPr>
        <w:pStyle w:val="VyatSUHeader3"/>
      </w:pPr>
      <w:bookmarkStart w:id="255" w:name="_Toc122726815"/>
      <w:r w:rsidRPr="00024648">
        <w:t xml:space="preserve">Структура </w:t>
      </w:r>
      <w:r w:rsidR="00EC1727" w:rsidRPr="00024648">
        <w:t>передаваемых данных</w:t>
      </w:r>
      <w:bookmarkEnd w:id="255"/>
      <w:r w:rsidR="00EC1727" w:rsidRPr="00024648">
        <w:t xml:space="preserve"> </w:t>
      </w:r>
    </w:p>
    <w:p w14:paraId="42C45601" w14:textId="22EBFE33" w:rsidR="00534823" w:rsidRPr="00024648" w:rsidRDefault="00534823" w:rsidP="0061692A">
      <w:pPr>
        <w:pStyle w:val="Times14"/>
      </w:pPr>
      <w:r w:rsidRPr="00024648">
        <w:t xml:space="preserve">Рассмотрим два формата передачи данных: </w:t>
      </w:r>
      <w:r w:rsidRPr="00024648">
        <w:rPr>
          <w:lang w:val="en-US"/>
        </w:rPr>
        <w:t>XML</w:t>
      </w:r>
      <w:r w:rsidRPr="00024648">
        <w:t xml:space="preserve"> и </w:t>
      </w:r>
      <w:r w:rsidRPr="00024648">
        <w:rPr>
          <w:lang w:val="en-US"/>
        </w:rPr>
        <w:t>JSON</w:t>
      </w:r>
    </w:p>
    <w:p w14:paraId="38747A09" w14:textId="7BF3605A" w:rsidR="0061692A" w:rsidRPr="00024648" w:rsidRDefault="0061692A" w:rsidP="0061692A">
      <w:pPr>
        <w:pStyle w:val="Times14"/>
      </w:pPr>
      <w:r w:rsidRPr="00024648">
        <w:t>JSON – текстовый формат</w:t>
      </w:r>
      <w:hyperlink r:id="rId18" w:history="1">
        <w:r w:rsidRPr="00024648">
          <w:t xml:space="preserve"> обмена данными</w:t>
        </w:r>
      </w:hyperlink>
      <w:r w:rsidRPr="00024648">
        <w:t>, основанный на</w:t>
      </w:r>
      <w:hyperlink r:id="rId19" w:history="1">
        <w:r w:rsidRPr="00024648">
          <w:t xml:space="preserve"> </w:t>
        </w:r>
        <w:proofErr w:type="spellStart"/>
        <w:r w:rsidRPr="00024648">
          <w:t>JavaScript</w:t>
        </w:r>
        <w:proofErr w:type="spellEnd"/>
      </w:hyperlink>
      <w:r w:rsidRPr="00024648">
        <w:t>. Применяется в веб-приложениях как для обмена данными между</w:t>
      </w:r>
      <w:hyperlink r:id="rId20" w:history="1">
        <w:r w:rsidRPr="00024648">
          <w:t xml:space="preserve"> браузером</w:t>
        </w:r>
      </w:hyperlink>
      <w:r w:rsidRPr="00024648">
        <w:t xml:space="preserve"> и сервером, так и между серверами (программные</w:t>
      </w:r>
      <w:hyperlink r:id="rId21" w:history="1">
        <w:r w:rsidRPr="00024648">
          <w:t xml:space="preserve"> HTTP</w:t>
        </w:r>
      </w:hyperlink>
      <w:r w:rsidRPr="00024648">
        <w:t>-сопряжения).</w:t>
      </w:r>
    </w:p>
    <w:p w14:paraId="677A87E1" w14:textId="77777777" w:rsidR="0061692A" w:rsidRPr="00024648" w:rsidRDefault="0061692A" w:rsidP="0061692A">
      <w:pPr>
        <w:pStyle w:val="Times14"/>
      </w:pPr>
      <w:r w:rsidRPr="00024648">
        <w:t>Преимущество данного формата:</w:t>
      </w:r>
    </w:p>
    <w:p w14:paraId="62BBB00F" w14:textId="77777777" w:rsidR="0061692A" w:rsidRPr="00024648" w:rsidRDefault="0061692A" w:rsidP="0048344F">
      <w:pPr>
        <w:pStyle w:val="Times14"/>
        <w:numPr>
          <w:ilvl w:val="0"/>
          <w:numId w:val="24"/>
        </w:numPr>
        <w:ind w:left="0" w:firstLine="709"/>
      </w:pPr>
      <w:r w:rsidRPr="00024648">
        <w:t>удобен для чтения человеком;</w:t>
      </w:r>
    </w:p>
    <w:p w14:paraId="20F7BF84" w14:textId="631ED357" w:rsidR="00534823" w:rsidRPr="00024648" w:rsidRDefault="0061692A" w:rsidP="0048344F">
      <w:pPr>
        <w:pStyle w:val="Times14"/>
        <w:numPr>
          <w:ilvl w:val="0"/>
          <w:numId w:val="24"/>
        </w:numPr>
        <w:ind w:left="0" w:firstLine="709"/>
      </w:pPr>
      <w:r w:rsidRPr="00024648">
        <w:t xml:space="preserve">поскольку JSON является подмножеством синтаксиса языка </w:t>
      </w:r>
      <w:proofErr w:type="spellStart"/>
      <w:r w:rsidRPr="00024648">
        <w:t>JavaScript</w:t>
      </w:r>
      <w:proofErr w:type="spellEnd"/>
      <w:r w:rsidRPr="00024648">
        <w:t xml:space="preserve">, то он может быть быстро </w:t>
      </w:r>
      <w:proofErr w:type="spellStart"/>
      <w:r w:rsidRPr="00024648">
        <w:t>десериализован</w:t>
      </w:r>
      <w:proofErr w:type="spellEnd"/>
      <w:r w:rsidRPr="00024648">
        <w:t xml:space="preserve"> стандартной библиотекой этого языка на стороне браузера.</w:t>
      </w:r>
    </w:p>
    <w:p w14:paraId="309E935D" w14:textId="65057720" w:rsidR="00534823" w:rsidRPr="00024648" w:rsidRDefault="00534823" w:rsidP="00534823">
      <w:pPr>
        <w:pStyle w:val="Times14"/>
      </w:pPr>
      <w:r w:rsidRPr="00024648">
        <w:t>XML - формат документа, в котором использованы теги для определения объектов и их атрибутов. Используется для формирования структуры документа и как формат обмена данными.</w:t>
      </w:r>
    </w:p>
    <w:p w14:paraId="16FFA806" w14:textId="77777777" w:rsidR="00534823" w:rsidRPr="00024648" w:rsidRDefault="00534823" w:rsidP="00534823">
      <w:pPr>
        <w:pStyle w:val="Times14"/>
      </w:pPr>
      <w:r w:rsidRPr="00024648">
        <w:lastRenderedPageBreak/>
        <w:t>Преимущества данного формата:</w:t>
      </w:r>
    </w:p>
    <w:p w14:paraId="68DDA879" w14:textId="77777777" w:rsidR="00534823" w:rsidRPr="00024648" w:rsidRDefault="00534823" w:rsidP="0048344F">
      <w:pPr>
        <w:pStyle w:val="Times14"/>
        <w:numPr>
          <w:ilvl w:val="0"/>
          <w:numId w:val="35"/>
        </w:numPr>
        <w:ind w:left="0" w:firstLine="709"/>
      </w:pPr>
      <w:r w:rsidRPr="00024648">
        <w:t>удобен для создания структуры документа;</w:t>
      </w:r>
    </w:p>
    <w:p w14:paraId="1A950FF0" w14:textId="77777777" w:rsidR="00534823" w:rsidRPr="00024648" w:rsidRDefault="00534823" w:rsidP="0048344F">
      <w:pPr>
        <w:pStyle w:val="Times14"/>
        <w:numPr>
          <w:ilvl w:val="0"/>
          <w:numId w:val="35"/>
        </w:numPr>
        <w:ind w:left="0" w:firstLine="709"/>
      </w:pPr>
      <w:r w:rsidRPr="00024648">
        <w:t>расширяем.</w:t>
      </w:r>
    </w:p>
    <w:p w14:paraId="639125D4" w14:textId="77777777" w:rsidR="00534823" w:rsidRPr="00024648" w:rsidRDefault="00534823" w:rsidP="00534823">
      <w:pPr>
        <w:pStyle w:val="Times14"/>
      </w:pPr>
      <w:r w:rsidRPr="00024648">
        <w:t>Минусы:</w:t>
      </w:r>
    </w:p>
    <w:p w14:paraId="52652655" w14:textId="77777777" w:rsidR="00534823" w:rsidRPr="00024648" w:rsidRDefault="00534823" w:rsidP="0048344F">
      <w:pPr>
        <w:pStyle w:val="Times14"/>
        <w:numPr>
          <w:ilvl w:val="0"/>
          <w:numId w:val="36"/>
        </w:numPr>
        <w:ind w:left="0" w:firstLine="709"/>
      </w:pPr>
      <w:r w:rsidRPr="00024648">
        <w:t>трудно читаем по сравнению с вышеописанным форматом;</w:t>
      </w:r>
    </w:p>
    <w:p w14:paraId="1DB7F299" w14:textId="41A43D95" w:rsidR="00534823" w:rsidRPr="00024648" w:rsidRDefault="00534823" w:rsidP="0048344F">
      <w:pPr>
        <w:pStyle w:val="Times14"/>
        <w:numPr>
          <w:ilvl w:val="0"/>
          <w:numId w:val="36"/>
        </w:numPr>
        <w:ind w:left="0" w:firstLine="709"/>
      </w:pPr>
      <w:r w:rsidRPr="00024648">
        <w:t>из-за тегов избыточен при обмене данных.</w:t>
      </w:r>
    </w:p>
    <w:p w14:paraId="00346B83" w14:textId="24253858" w:rsidR="00534823" w:rsidRPr="00024648" w:rsidRDefault="00534823" w:rsidP="00534823">
      <w:pPr>
        <w:pStyle w:val="Times14"/>
      </w:pPr>
      <w:r w:rsidRPr="00024648">
        <w:t xml:space="preserve">Из-за удобочитаемости и </w:t>
      </w:r>
      <w:proofErr w:type="spellStart"/>
      <w:r w:rsidRPr="00024648">
        <w:t>нативной</w:t>
      </w:r>
      <w:proofErr w:type="spellEnd"/>
      <w:r w:rsidRPr="00024648">
        <w:t xml:space="preserve"> поддержки в </w:t>
      </w:r>
      <w:proofErr w:type="spellStart"/>
      <w:r w:rsidRPr="00024648">
        <w:t>JavaScrip</w:t>
      </w:r>
      <w:proofErr w:type="spellEnd"/>
      <w:r w:rsidR="00B84C08" w:rsidRPr="00024648">
        <w:rPr>
          <w:lang w:val="en-US"/>
        </w:rPr>
        <w:t>t</w:t>
      </w:r>
      <w:r w:rsidR="0029292E" w:rsidRPr="00024648">
        <w:t xml:space="preserve"> для взаимодействия клиента и сервера</w:t>
      </w:r>
      <w:r w:rsidRPr="00024648">
        <w:t xml:space="preserve"> был выбран формат JSON.</w:t>
      </w:r>
    </w:p>
    <w:p w14:paraId="0AB80806" w14:textId="54DB48BB" w:rsidR="00534823" w:rsidRPr="00024648" w:rsidRDefault="00534823" w:rsidP="00534823">
      <w:pPr>
        <w:pStyle w:val="Times14"/>
      </w:pPr>
      <w:r w:rsidRPr="00024648">
        <w:t>Запросы имеют общий шаблон, состоящий из передаваемых данных.</w:t>
      </w:r>
      <w:r w:rsidRPr="00024648">
        <w:br/>
      </w:r>
      <w:r w:rsidRPr="00024648">
        <w:tab/>
        <w:t>Ответы состоят из возвращаемых полей и информирующих признаков, таких как кода ошибки и сообщения, описывающего её.</w:t>
      </w:r>
    </w:p>
    <w:p w14:paraId="7B821256" w14:textId="7DD64909" w:rsidR="00534823" w:rsidRPr="00024648" w:rsidRDefault="00534823" w:rsidP="00534823">
      <w:pPr>
        <w:pStyle w:val="Times14"/>
      </w:pPr>
      <w:r w:rsidRPr="00024648">
        <w:t xml:space="preserve">Шаблон ответа представлен на рисунке </w:t>
      </w:r>
      <w:r w:rsidR="009E6B9E">
        <w:t>6</w:t>
      </w:r>
      <w:r w:rsidRPr="00024648"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34823" w:rsidRPr="00024648" w14:paraId="0F31EA1C" w14:textId="77777777" w:rsidTr="00534823">
        <w:tc>
          <w:tcPr>
            <w:tcW w:w="9344" w:type="dxa"/>
          </w:tcPr>
          <w:p w14:paraId="761C1A04" w14:textId="77777777" w:rsidR="00534823" w:rsidRPr="00024648" w:rsidRDefault="00534823" w:rsidP="00534823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{</w:t>
            </w:r>
          </w:p>
          <w:p w14:paraId="703840DF" w14:textId="3520BC5A" w:rsidR="00534823" w:rsidRPr="00024648" w:rsidRDefault="00534823" w:rsidP="00534823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 xml:space="preserve">  // </w:t>
            </w:r>
            <w:r w:rsidRPr="00024648">
              <w:rPr>
                <w:color w:val="000000"/>
                <w:sz w:val="28"/>
                <w:szCs w:val="28"/>
              </w:rPr>
              <w:t>Поля</w:t>
            </w:r>
          </w:p>
          <w:p w14:paraId="391D8C58" w14:textId="425AFDD7" w:rsidR="00534823" w:rsidRPr="00024648" w:rsidRDefault="00534823" w:rsidP="00534823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"</w:t>
            </w:r>
            <w:proofErr w:type="spellStart"/>
            <w:r w:rsidRPr="00024648">
              <w:rPr>
                <w:color w:val="000000"/>
                <w:sz w:val="28"/>
                <w:szCs w:val="28"/>
                <w:lang w:val="en-US"/>
              </w:rPr>
              <w:t>errorCode</w:t>
            </w:r>
            <w:proofErr w:type="spellEnd"/>
            <w:r w:rsidRPr="00024648">
              <w:rPr>
                <w:color w:val="000000"/>
                <w:sz w:val="28"/>
                <w:szCs w:val="28"/>
                <w:lang w:val="en-US"/>
              </w:rPr>
              <w:t>": …,</w:t>
            </w:r>
          </w:p>
          <w:p w14:paraId="3D9DE403" w14:textId="652D3C96" w:rsidR="00534823" w:rsidRPr="00024648" w:rsidRDefault="00534823" w:rsidP="00534823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"message": “…”</w:t>
            </w:r>
          </w:p>
          <w:p w14:paraId="2838340F" w14:textId="6D410AF9" w:rsidR="00534823" w:rsidRPr="00024648" w:rsidRDefault="00534823" w:rsidP="005348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464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</w:t>
            </w:r>
          </w:p>
        </w:tc>
      </w:tr>
    </w:tbl>
    <w:p w14:paraId="1731EFAC" w14:textId="139AF23B" w:rsidR="00534823" w:rsidRPr="00024648" w:rsidRDefault="00534823" w:rsidP="0029292E">
      <w:pPr>
        <w:pStyle w:val="Times14"/>
        <w:jc w:val="center"/>
      </w:pPr>
      <w:r w:rsidRPr="00024648">
        <w:t xml:space="preserve">Рисунок </w:t>
      </w:r>
      <w:r w:rsidR="009E6B9E">
        <w:t>6</w:t>
      </w:r>
      <w:r w:rsidR="0029292E" w:rsidRPr="00024648">
        <w:t xml:space="preserve"> – Шаблон ответа сервера</w:t>
      </w:r>
    </w:p>
    <w:p w14:paraId="78A2058B" w14:textId="65D1860C" w:rsidR="0061692A" w:rsidRPr="00024648" w:rsidRDefault="0061692A" w:rsidP="004A3523">
      <w:pPr>
        <w:pStyle w:val="Times14"/>
        <w:spacing w:before="240"/>
        <w:rPr>
          <w:color w:val="000000"/>
        </w:rPr>
      </w:pPr>
      <w:r w:rsidRPr="00024648">
        <w:rPr>
          <w:color w:val="000000"/>
        </w:rPr>
        <w:t>Примеры запросов и ответов в формате JSON представлены в таблице 3.</w:t>
      </w:r>
    </w:p>
    <w:p w14:paraId="32105E17" w14:textId="38F66921" w:rsidR="00E12CB7" w:rsidRPr="00024648" w:rsidRDefault="00E12CB7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24648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602BE97C" w14:textId="124EFA1C" w:rsidR="00E12CB7" w:rsidRDefault="00E12CB7" w:rsidP="004A3523">
      <w:pPr>
        <w:pStyle w:val="VyatSUTableHeader"/>
      </w:pPr>
      <w:r w:rsidRPr="00024648">
        <w:lastRenderedPageBreak/>
        <w:t>Таблица 3 – Примеры запросов и ответов при взаимодействии клиента с сервером.</w:t>
      </w:r>
    </w:p>
    <w:tbl>
      <w:tblPr>
        <w:tblStyle w:val="a7"/>
        <w:tblW w:w="0" w:type="auto"/>
        <w:tblInd w:w="-147" w:type="dxa"/>
        <w:tblLayout w:type="fixed"/>
        <w:tblLook w:val="04A0" w:firstRow="1" w:lastRow="0" w:firstColumn="1" w:lastColumn="0" w:noHBand="0" w:noVBand="1"/>
        <w:tblPrChange w:id="256" w:author="Крючков Илья Сергеевич" w:date="2022-12-27T19:56:00Z">
          <w:tblPr>
            <w:tblStyle w:val="a7"/>
            <w:tblW w:w="0" w:type="auto"/>
            <w:tblInd w:w="-147" w:type="dxa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1956"/>
        <w:gridCol w:w="993"/>
        <w:gridCol w:w="2126"/>
        <w:gridCol w:w="2580"/>
        <w:gridCol w:w="1836"/>
        <w:tblGridChange w:id="257">
          <w:tblGrid>
            <w:gridCol w:w="1843"/>
            <w:gridCol w:w="851"/>
            <w:gridCol w:w="2551"/>
            <w:gridCol w:w="2410"/>
            <w:gridCol w:w="1836"/>
          </w:tblGrid>
        </w:tblGridChange>
      </w:tblGrid>
      <w:tr w:rsidR="00294212" w:rsidRPr="00024648" w14:paraId="67D3FBFA" w14:textId="77777777" w:rsidTr="001638CE">
        <w:tc>
          <w:tcPr>
            <w:tcW w:w="1956" w:type="dxa"/>
            <w:tcPrChange w:id="258" w:author="Крючков Илья Сергеевич" w:date="2022-12-27T19:56:00Z">
              <w:tcPr>
                <w:tcW w:w="1843" w:type="dxa"/>
              </w:tcPr>
            </w:tcPrChange>
          </w:tcPr>
          <w:p w14:paraId="2B71D0FA" w14:textId="254AB4FE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259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sz w:val="24"/>
                <w:szCs w:val="24"/>
                <w:rPrChange w:id="260" w:author="Крючков Илья Сергеевич" w:date="2022-12-27T19:55:00Z">
                  <w:rPr>
                    <w:szCs w:val="28"/>
                  </w:rPr>
                </w:rPrChange>
              </w:rPr>
              <w:t>URL</w:t>
            </w:r>
          </w:p>
        </w:tc>
        <w:tc>
          <w:tcPr>
            <w:tcW w:w="993" w:type="dxa"/>
            <w:tcPrChange w:id="261" w:author="Крючков Илья Сергеевич" w:date="2022-12-27T19:56:00Z">
              <w:tcPr>
                <w:tcW w:w="851" w:type="dxa"/>
              </w:tcPr>
            </w:tcPrChange>
          </w:tcPr>
          <w:p w14:paraId="486AD1E6" w14:textId="1D357A52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262" w:author="Крючков Илья Сергеевич" w:date="2022-12-27T19:55:00Z">
                  <w:rPr>
                    <w:szCs w:val="28"/>
                  </w:rPr>
                </w:rPrChange>
              </w:rPr>
            </w:pPr>
            <w:proofErr w:type="spellStart"/>
            <w:r w:rsidRPr="001638CE">
              <w:rPr>
                <w:sz w:val="24"/>
                <w:szCs w:val="24"/>
                <w:rPrChange w:id="263" w:author="Крючков Илья Сергеевич" w:date="2022-12-27T19:55:00Z">
                  <w:rPr>
                    <w:szCs w:val="28"/>
                  </w:rPr>
                </w:rPrChange>
              </w:rPr>
              <w:t>Метод</w:t>
            </w:r>
            <w:proofErr w:type="spellEnd"/>
          </w:p>
        </w:tc>
        <w:tc>
          <w:tcPr>
            <w:tcW w:w="2126" w:type="dxa"/>
            <w:tcPrChange w:id="264" w:author="Крючков Илья Сергеевич" w:date="2022-12-27T19:56:00Z">
              <w:tcPr>
                <w:tcW w:w="2551" w:type="dxa"/>
              </w:tcPr>
            </w:tcPrChange>
          </w:tcPr>
          <w:p w14:paraId="45033E8B" w14:textId="28130046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265" w:author="Крючков Илья Сергеевич" w:date="2022-12-27T19:55:00Z">
                  <w:rPr>
                    <w:szCs w:val="28"/>
                  </w:rPr>
                </w:rPrChange>
              </w:rPr>
            </w:pPr>
            <w:proofErr w:type="spellStart"/>
            <w:r w:rsidRPr="001638CE">
              <w:rPr>
                <w:sz w:val="24"/>
                <w:szCs w:val="24"/>
                <w:rPrChange w:id="266" w:author="Крючков Илья Сергеевич" w:date="2022-12-27T19:55:00Z">
                  <w:rPr>
                    <w:szCs w:val="28"/>
                  </w:rPr>
                </w:rPrChange>
              </w:rPr>
              <w:t>Запрос</w:t>
            </w:r>
            <w:proofErr w:type="spellEnd"/>
          </w:p>
        </w:tc>
        <w:tc>
          <w:tcPr>
            <w:tcW w:w="2580" w:type="dxa"/>
            <w:tcPrChange w:id="267" w:author="Крючков Илья Сергеевич" w:date="2022-12-27T19:56:00Z">
              <w:tcPr>
                <w:tcW w:w="2410" w:type="dxa"/>
              </w:tcPr>
            </w:tcPrChange>
          </w:tcPr>
          <w:p w14:paraId="28833A1B" w14:textId="159D63BF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268" w:author="Крючков Илья Сергеевич" w:date="2022-12-27T19:55:00Z">
                  <w:rPr>
                    <w:szCs w:val="28"/>
                  </w:rPr>
                </w:rPrChange>
              </w:rPr>
            </w:pPr>
            <w:proofErr w:type="spellStart"/>
            <w:r w:rsidRPr="001638CE">
              <w:rPr>
                <w:sz w:val="24"/>
                <w:szCs w:val="24"/>
                <w:rPrChange w:id="269" w:author="Крючков Илья Сергеевич" w:date="2022-12-27T19:55:00Z">
                  <w:rPr>
                    <w:szCs w:val="28"/>
                  </w:rPr>
                </w:rPrChange>
              </w:rPr>
              <w:t>Ответ</w:t>
            </w:r>
            <w:proofErr w:type="spellEnd"/>
          </w:p>
        </w:tc>
        <w:tc>
          <w:tcPr>
            <w:tcW w:w="1836" w:type="dxa"/>
            <w:tcPrChange w:id="270" w:author="Крючков Илья Сергеевич" w:date="2022-12-27T19:56:00Z">
              <w:tcPr>
                <w:tcW w:w="1836" w:type="dxa"/>
              </w:tcPr>
            </w:tcPrChange>
          </w:tcPr>
          <w:p w14:paraId="4D58EEF5" w14:textId="7C9E1681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271" w:author="Крючков Илья Сергеевич" w:date="2022-12-27T19:55:00Z">
                  <w:rPr>
                    <w:szCs w:val="28"/>
                  </w:rPr>
                </w:rPrChange>
              </w:rPr>
            </w:pPr>
            <w:proofErr w:type="spellStart"/>
            <w:r w:rsidRPr="001638CE">
              <w:rPr>
                <w:sz w:val="24"/>
                <w:szCs w:val="24"/>
                <w:rPrChange w:id="272" w:author="Крючков Илья Сергеевич" w:date="2022-12-27T19:55:00Z">
                  <w:rPr>
                    <w:szCs w:val="28"/>
                  </w:rPr>
                </w:rPrChange>
              </w:rPr>
              <w:t>Описание</w:t>
            </w:r>
            <w:proofErr w:type="spellEnd"/>
          </w:p>
        </w:tc>
      </w:tr>
      <w:tr w:rsidR="00294212" w:rsidRPr="00024648" w14:paraId="0C8E5D05" w14:textId="77777777" w:rsidTr="001638CE">
        <w:tc>
          <w:tcPr>
            <w:tcW w:w="1956" w:type="dxa"/>
            <w:tcPrChange w:id="273" w:author="Крючков Илья Сергеевич" w:date="2022-12-27T19:56:00Z">
              <w:tcPr>
                <w:tcW w:w="1843" w:type="dxa"/>
              </w:tcPr>
            </w:tcPrChange>
          </w:tcPr>
          <w:p w14:paraId="4A7690E4" w14:textId="304D9443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274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sz w:val="24"/>
                <w:szCs w:val="24"/>
                <w:rPrChange w:id="275" w:author="Крючков Илья Сергеевич" w:date="2022-12-27T19:55:00Z">
                  <w:rPr>
                    <w:szCs w:val="28"/>
                  </w:rPr>
                </w:rPrChange>
              </w:rPr>
              <w:t>/registration</w:t>
            </w:r>
          </w:p>
        </w:tc>
        <w:tc>
          <w:tcPr>
            <w:tcW w:w="993" w:type="dxa"/>
            <w:tcPrChange w:id="276" w:author="Крючков Илья Сергеевич" w:date="2022-12-27T19:56:00Z">
              <w:tcPr>
                <w:tcW w:w="851" w:type="dxa"/>
              </w:tcPr>
            </w:tcPrChange>
          </w:tcPr>
          <w:p w14:paraId="41A16A52" w14:textId="72C477B1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277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sz w:val="24"/>
                <w:szCs w:val="24"/>
                <w:rPrChange w:id="278" w:author="Крючков Илья Сергеевич" w:date="2022-12-27T19:55:00Z">
                  <w:rPr>
                    <w:szCs w:val="28"/>
                  </w:rPr>
                </w:rPrChange>
              </w:rPr>
              <w:t>POST</w:t>
            </w:r>
          </w:p>
        </w:tc>
        <w:tc>
          <w:tcPr>
            <w:tcW w:w="2126" w:type="dxa"/>
            <w:tcPrChange w:id="279" w:author="Крючков Илья Сергеевич" w:date="2022-12-27T19:56:00Z">
              <w:tcPr>
                <w:tcW w:w="2551" w:type="dxa"/>
              </w:tcPr>
            </w:tcPrChange>
          </w:tcPr>
          <w:p w14:paraId="2ADD15B9" w14:textId="77777777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280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sz w:val="24"/>
                <w:szCs w:val="24"/>
                <w:rPrChange w:id="281" w:author="Крючков Илья Сергеевич" w:date="2022-12-27T19:55:00Z">
                  <w:rPr>
                    <w:szCs w:val="28"/>
                  </w:rPr>
                </w:rPrChange>
              </w:rPr>
              <w:t>{</w:t>
            </w:r>
          </w:p>
          <w:p w14:paraId="7E971147" w14:textId="77777777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282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sz w:val="24"/>
                <w:szCs w:val="24"/>
                <w:rPrChange w:id="283" w:author="Крючков Илья Сергеевич" w:date="2022-12-27T19:55:00Z">
                  <w:rPr>
                    <w:szCs w:val="28"/>
                  </w:rPr>
                </w:rPrChange>
              </w:rPr>
              <w:t>  “login”: “Ivan”</w:t>
            </w:r>
          </w:p>
          <w:p w14:paraId="047EBE0B" w14:textId="77777777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284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sz w:val="24"/>
                <w:szCs w:val="24"/>
                <w:rPrChange w:id="285" w:author="Крючков Илья Сергеевич" w:date="2022-12-27T19:55:00Z">
                  <w:rPr>
                    <w:szCs w:val="28"/>
                  </w:rPr>
                </w:rPrChange>
              </w:rPr>
              <w:t>  “password”: “klsdja112”</w:t>
            </w:r>
          </w:p>
          <w:p w14:paraId="0D4D592E" w14:textId="77777777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286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sz w:val="24"/>
                <w:szCs w:val="24"/>
                <w:rPrChange w:id="287" w:author="Крючков Илья Сергеевич" w:date="2022-12-27T19:55:00Z">
                  <w:rPr>
                    <w:szCs w:val="28"/>
                  </w:rPr>
                </w:rPrChange>
              </w:rPr>
              <w:t>  “email”: “Ivan@gmail.com”</w:t>
            </w:r>
          </w:p>
          <w:p w14:paraId="6878B06A" w14:textId="7C4DEE5D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288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sz w:val="24"/>
                <w:szCs w:val="24"/>
                <w:rPrChange w:id="289" w:author="Крючков Илья Сергеевич" w:date="2022-12-27T19:55:00Z">
                  <w:rPr>
                    <w:szCs w:val="28"/>
                  </w:rPr>
                </w:rPrChange>
              </w:rPr>
              <w:t>}</w:t>
            </w:r>
          </w:p>
        </w:tc>
        <w:tc>
          <w:tcPr>
            <w:tcW w:w="2580" w:type="dxa"/>
            <w:tcPrChange w:id="290" w:author="Крючков Илья Сергеевич" w:date="2022-12-27T19:56:00Z">
              <w:tcPr>
                <w:tcW w:w="2410" w:type="dxa"/>
              </w:tcPr>
            </w:tcPrChange>
          </w:tcPr>
          <w:p w14:paraId="6115267E" w14:textId="77777777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291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292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{</w:t>
            </w:r>
          </w:p>
          <w:p w14:paraId="03728B6A" w14:textId="77777777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293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294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  </w:t>
            </w:r>
            <w:bookmarkStart w:id="295" w:name="_Hlk122466294"/>
            <w:r w:rsidRPr="001638CE">
              <w:rPr>
                <w:color w:val="000000"/>
                <w:sz w:val="24"/>
                <w:szCs w:val="24"/>
                <w:rPrChange w:id="296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“errorCode”:0,</w:t>
            </w:r>
          </w:p>
          <w:p w14:paraId="5C5B1A9A" w14:textId="4E8F275F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297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298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  “message”: “Success!”</w:t>
            </w:r>
          </w:p>
          <w:bookmarkEnd w:id="295"/>
          <w:p w14:paraId="2E186F85" w14:textId="77777777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299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00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}</w:t>
            </w:r>
          </w:p>
          <w:p w14:paraId="7914D089" w14:textId="77777777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301" w:author="Крючков Илья Сергеевич" w:date="2022-12-27T19:55:00Z">
                  <w:rPr>
                    <w:szCs w:val="28"/>
                  </w:rPr>
                </w:rPrChange>
              </w:rPr>
            </w:pPr>
          </w:p>
        </w:tc>
        <w:tc>
          <w:tcPr>
            <w:tcW w:w="1836" w:type="dxa"/>
            <w:tcPrChange w:id="302" w:author="Крючков Илья Сергеевич" w:date="2022-12-27T19:56:00Z">
              <w:tcPr>
                <w:tcW w:w="1836" w:type="dxa"/>
              </w:tcPr>
            </w:tcPrChange>
          </w:tcPr>
          <w:p w14:paraId="2E91058A" w14:textId="3598B291" w:rsidR="004B18C6" w:rsidRPr="001638CE" w:rsidRDefault="004B18C6" w:rsidP="00294212">
            <w:pPr>
              <w:pStyle w:val="TimesNOT15"/>
              <w:rPr>
                <w:sz w:val="24"/>
                <w:szCs w:val="24"/>
                <w:lang w:val="ru-RU"/>
                <w:rPrChange w:id="303" w:author="Крючков Илья Сергеевич" w:date="2022-12-27T19:55:00Z">
                  <w:rPr>
                    <w:szCs w:val="28"/>
                    <w:lang w:val="ru-RU"/>
                  </w:rPr>
                </w:rPrChange>
              </w:rPr>
            </w:pPr>
            <w:r w:rsidRPr="001638CE">
              <w:rPr>
                <w:sz w:val="24"/>
                <w:szCs w:val="24"/>
                <w:lang w:val="ru-RU"/>
                <w:rPrChange w:id="304" w:author="Крючков Илья Сергеевич" w:date="2022-12-27T19:55:00Z">
                  <w:rPr>
                    <w:szCs w:val="28"/>
                    <w:lang w:val="ru-RU"/>
                  </w:rPr>
                </w:rPrChange>
              </w:rPr>
              <w:t>Регистрация</w:t>
            </w:r>
          </w:p>
        </w:tc>
      </w:tr>
      <w:tr w:rsidR="00294212" w:rsidRPr="00024648" w14:paraId="29C470DA" w14:textId="77777777" w:rsidTr="001638CE">
        <w:tc>
          <w:tcPr>
            <w:tcW w:w="1956" w:type="dxa"/>
            <w:tcPrChange w:id="305" w:author="Крючков Илья Сергеевич" w:date="2022-12-27T19:56:00Z">
              <w:tcPr>
                <w:tcW w:w="1843" w:type="dxa"/>
              </w:tcPr>
            </w:tcPrChange>
          </w:tcPr>
          <w:p w14:paraId="4C935325" w14:textId="529CAAD5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306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07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/auth</w:t>
            </w:r>
          </w:p>
        </w:tc>
        <w:tc>
          <w:tcPr>
            <w:tcW w:w="993" w:type="dxa"/>
            <w:tcPrChange w:id="308" w:author="Крючков Илья Сергеевич" w:date="2022-12-27T19:56:00Z">
              <w:tcPr>
                <w:tcW w:w="851" w:type="dxa"/>
              </w:tcPr>
            </w:tcPrChange>
          </w:tcPr>
          <w:p w14:paraId="4AE99379" w14:textId="384177B0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309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sz w:val="24"/>
                <w:szCs w:val="24"/>
                <w:rPrChange w:id="310" w:author="Крючков Илья Сергеевич" w:date="2022-12-27T19:55:00Z">
                  <w:rPr>
                    <w:szCs w:val="28"/>
                  </w:rPr>
                </w:rPrChange>
              </w:rPr>
              <w:t>POST</w:t>
            </w:r>
          </w:p>
        </w:tc>
        <w:tc>
          <w:tcPr>
            <w:tcW w:w="2126" w:type="dxa"/>
            <w:tcPrChange w:id="311" w:author="Крючков Илья Сергеевич" w:date="2022-12-27T19:56:00Z">
              <w:tcPr>
                <w:tcW w:w="2551" w:type="dxa"/>
              </w:tcPr>
            </w:tcPrChange>
          </w:tcPr>
          <w:p w14:paraId="020B5AA6" w14:textId="77777777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312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13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{</w:t>
            </w:r>
          </w:p>
          <w:p w14:paraId="08A1341A" w14:textId="77777777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314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15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  “login”: “Ivan”</w:t>
            </w:r>
          </w:p>
          <w:p w14:paraId="2B5879DA" w14:textId="016DF350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316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17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  “password”: “klsd112”</w:t>
            </w:r>
          </w:p>
          <w:p w14:paraId="7DCB6B69" w14:textId="594FF782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318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19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}</w:t>
            </w:r>
          </w:p>
        </w:tc>
        <w:tc>
          <w:tcPr>
            <w:tcW w:w="2580" w:type="dxa"/>
            <w:tcPrChange w:id="320" w:author="Крючков Илья Сергеевич" w:date="2022-12-27T19:56:00Z">
              <w:tcPr>
                <w:tcW w:w="2410" w:type="dxa"/>
              </w:tcPr>
            </w:tcPrChange>
          </w:tcPr>
          <w:p w14:paraId="69499C19" w14:textId="77777777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321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22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{</w:t>
            </w:r>
          </w:p>
          <w:p w14:paraId="47F66092" w14:textId="77777777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323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24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  </w:t>
            </w:r>
            <w:bookmarkStart w:id="325" w:name="_Hlk122466369"/>
            <w:r w:rsidRPr="001638CE">
              <w:rPr>
                <w:color w:val="000000"/>
                <w:sz w:val="24"/>
                <w:szCs w:val="24"/>
                <w:rPrChange w:id="326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“errorCode”:2,</w:t>
            </w:r>
          </w:p>
          <w:p w14:paraId="51E393AF" w14:textId="648E194D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327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28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  “message”: “Incorrect  password!”</w:t>
            </w:r>
          </w:p>
          <w:bookmarkEnd w:id="325"/>
          <w:p w14:paraId="22A587D4" w14:textId="77777777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329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30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}</w:t>
            </w:r>
          </w:p>
          <w:p w14:paraId="7FE48EE8" w14:textId="77777777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331" w:author="Крючков Илья Сергеевич" w:date="2022-12-27T19:55:00Z">
                  <w:rPr>
                    <w:szCs w:val="28"/>
                  </w:rPr>
                </w:rPrChange>
              </w:rPr>
            </w:pPr>
          </w:p>
        </w:tc>
        <w:tc>
          <w:tcPr>
            <w:tcW w:w="1836" w:type="dxa"/>
            <w:tcPrChange w:id="332" w:author="Крючков Илья Сергеевич" w:date="2022-12-27T19:56:00Z">
              <w:tcPr>
                <w:tcW w:w="1836" w:type="dxa"/>
              </w:tcPr>
            </w:tcPrChange>
          </w:tcPr>
          <w:p w14:paraId="7E4B4C8B" w14:textId="736A7F02" w:rsidR="004B18C6" w:rsidRPr="001638CE" w:rsidRDefault="004B18C6" w:rsidP="00294212">
            <w:pPr>
              <w:pStyle w:val="TimesNOT15"/>
              <w:rPr>
                <w:sz w:val="24"/>
                <w:szCs w:val="24"/>
                <w:lang w:val="ru-RU"/>
                <w:rPrChange w:id="333" w:author="Крючков Илья Сергеевич" w:date="2022-12-27T19:55:00Z">
                  <w:rPr>
                    <w:szCs w:val="28"/>
                    <w:lang w:val="ru-RU"/>
                  </w:rPr>
                </w:rPrChange>
              </w:rPr>
            </w:pPr>
            <w:proofErr w:type="spellStart"/>
            <w:r w:rsidRPr="001638CE">
              <w:rPr>
                <w:sz w:val="24"/>
                <w:szCs w:val="24"/>
                <w:rPrChange w:id="334" w:author="Крючков Илья Сергеевич" w:date="2022-12-27T19:55:00Z">
                  <w:rPr>
                    <w:szCs w:val="28"/>
                  </w:rPr>
                </w:rPrChange>
              </w:rPr>
              <w:t>Авторизация</w:t>
            </w:r>
            <w:proofErr w:type="spellEnd"/>
          </w:p>
        </w:tc>
      </w:tr>
      <w:tr w:rsidR="0029292E" w:rsidRPr="00024648" w14:paraId="6AE14323" w14:textId="77777777" w:rsidTr="001638CE">
        <w:tc>
          <w:tcPr>
            <w:tcW w:w="1956" w:type="dxa"/>
            <w:tcPrChange w:id="335" w:author="Крючков Илья Сергеевич" w:date="2022-12-27T19:56:00Z">
              <w:tcPr>
                <w:tcW w:w="1843" w:type="dxa"/>
              </w:tcPr>
            </w:tcPrChange>
          </w:tcPr>
          <w:p w14:paraId="173115CC" w14:textId="5A36A40C" w:rsidR="0029292E" w:rsidRPr="001638CE" w:rsidRDefault="0029292E" w:rsidP="00294212">
            <w:pPr>
              <w:pStyle w:val="TimesNOT15"/>
              <w:rPr>
                <w:color w:val="000000"/>
                <w:sz w:val="24"/>
                <w:szCs w:val="24"/>
                <w:rPrChange w:id="336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37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/users/&lt;id&gt;</w:t>
            </w:r>
          </w:p>
        </w:tc>
        <w:tc>
          <w:tcPr>
            <w:tcW w:w="993" w:type="dxa"/>
            <w:tcPrChange w:id="338" w:author="Крючков Илья Сергеевич" w:date="2022-12-27T19:56:00Z">
              <w:tcPr>
                <w:tcW w:w="851" w:type="dxa"/>
              </w:tcPr>
            </w:tcPrChange>
          </w:tcPr>
          <w:p w14:paraId="511DF1C0" w14:textId="52262601" w:rsidR="0029292E" w:rsidRPr="001638CE" w:rsidRDefault="0029292E" w:rsidP="00294212">
            <w:pPr>
              <w:pStyle w:val="TimesNOT15"/>
              <w:rPr>
                <w:sz w:val="24"/>
                <w:szCs w:val="24"/>
                <w:rPrChange w:id="339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sz w:val="24"/>
                <w:szCs w:val="24"/>
                <w:rPrChange w:id="340" w:author="Крючков Илья Сергеевич" w:date="2022-12-27T19:55:00Z">
                  <w:rPr>
                    <w:szCs w:val="28"/>
                  </w:rPr>
                </w:rPrChange>
              </w:rPr>
              <w:t>GET</w:t>
            </w:r>
          </w:p>
        </w:tc>
        <w:tc>
          <w:tcPr>
            <w:tcW w:w="2126" w:type="dxa"/>
            <w:tcPrChange w:id="341" w:author="Крючков Илья Сергеевич" w:date="2022-12-27T19:56:00Z">
              <w:tcPr>
                <w:tcW w:w="2551" w:type="dxa"/>
              </w:tcPr>
            </w:tcPrChange>
          </w:tcPr>
          <w:p w14:paraId="04D026E6" w14:textId="0C67A7A6" w:rsidR="0029292E" w:rsidRPr="001638CE" w:rsidRDefault="0029292E" w:rsidP="00294212">
            <w:pPr>
              <w:pStyle w:val="TimesNOT15"/>
              <w:rPr>
                <w:color w:val="000000"/>
                <w:sz w:val="24"/>
                <w:szCs w:val="24"/>
                <w:rPrChange w:id="342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43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id = 2</w:t>
            </w:r>
          </w:p>
        </w:tc>
        <w:tc>
          <w:tcPr>
            <w:tcW w:w="2580" w:type="dxa"/>
            <w:tcPrChange w:id="344" w:author="Крючков Илья Сергеевич" w:date="2022-12-27T19:56:00Z">
              <w:tcPr>
                <w:tcW w:w="2410" w:type="dxa"/>
              </w:tcPr>
            </w:tcPrChange>
          </w:tcPr>
          <w:p w14:paraId="6C45C81A" w14:textId="77777777" w:rsidR="0029292E" w:rsidRPr="001638CE" w:rsidRDefault="0029292E" w:rsidP="0029292E">
            <w:pPr>
              <w:pStyle w:val="TimesNOT15"/>
              <w:rPr>
                <w:sz w:val="24"/>
                <w:szCs w:val="24"/>
                <w:rPrChange w:id="345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46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{</w:t>
            </w:r>
          </w:p>
          <w:p w14:paraId="4C1A6FAD" w14:textId="77777777" w:rsidR="0029292E" w:rsidRPr="001638CE" w:rsidRDefault="0029292E" w:rsidP="0029292E">
            <w:pPr>
              <w:pStyle w:val="TimesNOT15"/>
              <w:rPr>
                <w:sz w:val="24"/>
                <w:szCs w:val="24"/>
                <w:rPrChange w:id="347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48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  “</w:t>
            </w:r>
            <w:proofErr w:type="spellStart"/>
            <w:r w:rsidRPr="001638CE">
              <w:rPr>
                <w:color w:val="000000"/>
                <w:sz w:val="24"/>
                <w:szCs w:val="24"/>
                <w:rPrChange w:id="349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name”:”Ivan</w:t>
            </w:r>
            <w:proofErr w:type="spellEnd"/>
            <w:r w:rsidRPr="001638CE">
              <w:rPr>
                <w:color w:val="000000"/>
                <w:sz w:val="24"/>
                <w:szCs w:val="24"/>
                <w:rPrChange w:id="350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”,</w:t>
            </w:r>
          </w:p>
          <w:p w14:paraId="2D3B1EC9" w14:textId="77777777" w:rsidR="0029292E" w:rsidRPr="001638CE" w:rsidRDefault="0029292E" w:rsidP="0029292E">
            <w:pPr>
              <w:pStyle w:val="TimesNOT15"/>
              <w:rPr>
                <w:sz w:val="24"/>
                <w:szCs w:val="24"/>
                <w:rPrChange w:id="351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52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  “age”:25,</w:t>
            </w:r>
          </w:p>
          <w:p w14:paraId="5018BDD1" w14:textId="441056E9" w:rsidR="0029292E" w:rsidRPr="001638CE" w:rsidRDefault="0029292E" w:rsidP="0029292E">
            <w:pPr>
              <w:pStyle w:val="TimesNOT15"/>
              <w:rPr>
                <w:color w:val="000000"/>
                <w:sz w:val="24"/>
                <w:szCs w:val="24"/>
                <w:rPrChange w:id="353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54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  “email”: Ivan@gmail.com,</w:t>
            </w:r>
          </w:p>
          <w:p w14:paraId="2F363F2C" w14:textId="3E27F21B" w:rsidR="0029292E" w:rsidRPr="001638CE" w:rsidRDefault="0029292E" w:rsidP="0029292E">
            <w:pPr>
              <w:pStyle w:val="TimesNOT15"/>
              <w:rPr>
                <w:sz w:val="24"/>
                <w:szCs w:val="24"/>
                <w:rPrChange w:id="355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56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 xml:space="preserve">  </w:t>
            </w:r>
            <w:bookmarkStart w:id="357" w:name="_Hlk122466424"/>
            <w:r w:rsidRPr="001638CE">
              <w:rPr>
                <w:color w:val="000000"/>
                <w:sz w:val="24"/>
                <w:szCs w:val="24"/>
                <w:rPrChange w:id="358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“errorCode”:2,</w:t>
            </w:r>
          </w:p>
          <w:p w14:paraId="07FA7A66" w14:textId="37ABB748" w:rsidR="0029292E" w:rsidRPr="001638CE" w:rsidRDefault="0029292E" w:rsidP="0029292E">
            <w:pPr>
              <w:pStyle w:val="TimesNOT15"/>
              <w:rPr>
                <w:sz w:val="24"/>
                <w:szCs w:val="24"/>
                <w:rPrChange w:id="359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60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  “message”: “Success</w:t>
            </w:r>
          </w:p>
          <w:bookmarkEnd w:id="357"/>
          <w:p w14:paraId="6036C8A0" w14:textId="77777777" w:rsidR="0029292E" w:rsidRPr="001638CE" w:rsidRDefault="0029292E" w:rsidP="0029292E">
            <w:pPr>
              <w:pStyle w:val="TimesNOT15"/>
              <w:rPr>
                <w:sz w:val="24"/>
                <w:szCs w:val="24"/>
                <w:rPrChange w:id="361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62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}</w:t>
            </w:r>
          </w:p>
          <w:p w14:paraId="4070F85B" w14:textId="77777777" w:rsidR="0029292E" w:rsidRPr="001638CE" w:rsidRDefault="0029292E" w:rsidP="00294212">
            <w:pPr>
              <w:pStyle w:val="TimesNOT15"/>
              <w:rPr>
                <w:color w:val="000000"/>
                <w:sz w:val="24"/>
                <w:szCs w:val="24"/>
                <w:rPrChange w:id="363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</w:pPr>
          </w:p>
        </w:tc>
        <w:tc>
          <w:tcPr>
            <w:tcW w:w="1836" w:type="dxa"/>
            <w:tcPrChange w:id="364" w:author="Крючков Илья Сергеевич" w:date="2022-12-27T19:56:00Z">
              <w:tcPr>
                <w:tcW w:w="1836" w:type="dxa"/>
              </w:tcPr>
            </w:tcPrChange>
          </w:tcPr>
          <w:p w14:paraId="48F49ABE" w14:textId="17EF6309" w:rsidR="0029292E" w:rsidRPr="001638CE" w:rsidRDefault="0029292E" w:rsidP="00294212">
            <w:pPr>
              <w:pStyle w:val="TimesNOT15"/>
              <w:rPr>
                <w:sz w:val="24"/>
                <w:szCs w:val="24"/>
                <w:lang w:val="ru-RU"/>
                <w:rPrChange w:id="365" w:author="Крючков Илья Сергеевич" w:date="2022-12-27T19:55:00Z">
                  <w:rPr>
                    <w:szCs w:val="28"/>
                    <w:lang w:val="ru-RU"/>
                  </w:rPr>
                </w:rPrChange>
              </w:rPr>
            </w:pPr>
            <w:r w:rsidRPr="001638CE">
              <w:rPr>
                <w:sz w:val="24"/>
                <w:szCs w:val="24"/>
                <w:lang w:val="ru-RU"/>
                <w:rPrChange w:id="366" w:author="Крючков Илья Сергеевич" w:date="2022-12-27T19:55:00Z">
                  <w:rPr>
                    <w:szCs w:val="28"/>
                    <w:lang w:val="ru-RU"/>
                  </w:rPr>
                </w:rPrChange>
              </w:rPr>
              <w:t>Получить информацию о пользователе</w:t>
            </w:r>
          </w:p>
        </w:tc>
      </w:tr>
      <w:tr w:rsidR="00294212" w:rsidRPr="00024648" w14:paraId="4B223CF1" w14:textId="77777777" w:rsidTr="001638CE">
        <w:tc>
          <w:tcPr>
            <w:tcW w:w="1956" w:type="dxa"/>
            <w:tcPrChange w:id="367" w:author="Крючков Илья Сергеевич" w:date="2022-12-27T19:56:00Z">
              <w:tcPr>
                <w:tcW w:w="1843" w:type="dxa"/>
              </w:tcPr>
            </w:tcPrChange>
          </w:tcPr>
          <w:p w14:paraId="702A1483" w14:textId="620435E1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368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69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/users/&lt;id&gt;</w:t>
            </w:r>
            <w:r w:rsidR="00294212" w:rsidRPr="001638CE">
              <w:rPr>
                <w:color w:val="000000"/>
                <w:sz w:val="24"/>
                <w:szCs w:val="24"/>
                <w:rPrChange w:id="370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?field=name</w:t>
            </w:r>
          </w:p>
        </w:tc>
        <w:tc>
          <w:tcPr>
            <w:tcW w:w="993" w:type="dxa"/>
            <w:tcPrChange w:id="371" w:author="Крючков Илья Сергеевич" w:date="2022-12-27T19:56:00Z">
              <w:tcPr>
                <w:tcW w:w="851" w:type="dxa"/>
              </w:tcPr>
            </w:tcPrChange>
          </w:tcPr>
          <w:p w14:paraId="1961E412" w14:textId="2F792FB8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372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sz w:val="24"/>
                <w:szCs w:val="24"/>
                <w:rPrChange w:id="373" w:author="Крючков Илья Сергеевич" w:date="2022-12-27T19:55:00Z">
                  <w:rPr>
                    <w:szCs w:val="28"/>
                  </w:rPr>
                </w:rPrChange>
              </w:rPr>
              <w:t>GET</w:t>
            </w:r>
          </w:p>
        </w:tc>
        <w:tc>
          <w:tcPr>
            <w:tcW w:w="2126" w:type="dxa"/>
            <w:tcPrChange w:id="374" w:author="Крючков Илья Сергеевич" w:date="2022-12-27T19:56:00Z">
              <w:tcPr>
                <w:tcW w:w="2551" w:type="dxa"/>
              </w:tcPr>
            </w:tcPrChange>
          </w:tcPr>
          <w:p w14:paraId="5B775164" w14:textId="2ECDA2A5" w:rsidR="004B18C6" w:rsidRPr="001638CE" w:rsidRDefault="00294212" w:rsidP="00294212">
            <w:pPr>
              <w:pStyle w:val="TimesNOT15"/>
              <w:rPr>
                <w:sz w:val="24"/>
                <w:szCs w:val="24"/>
                <w:rPrChange w:id="375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sz w:val="24"/>
                <w:szCs w:val="24"/>
                <w:rPrChange w:id="376" w:author="Крючков Илья Сергеевич" w:date="2022-12-27T19:55:00Z">
                  <w:rPr>
                    <w:szCs w:val="28"/>
                  </w:rPr>
                </w:rPrChange>
              </w:rPr>
              <w:t>id = 2</w:t>
            </w:r>
          </w:p>
        </w:tc>
        <w:tc>
          <w:tcPr>
            <w:tcW w:w="2580" w:type="dxa"/>
            <w:tcPrChange w:id="377" w:author="Крючков Илья Сергеевич" w:date="2022-12-27T19:56:00Z">
              <w:tcPr>
                <w:tcW w:w="2410" w:type="dxa"/>
              </w:tcPr>
            </w:tcPrChange>
          </w:tcPr>
          <w:p w14:paraId="4A5ADBFD" w14:textId="77777777" w:rsidR="00294212" w:rsidRPr="001638CE" w:rsidRDefault="00294212" w:rsidP="00294212">
            <w:pPr>
              <w:pStyle w:val="TimesNOT15"/>
              <w:rPr>
                <w:sz w:val="24"/>
                <w:szCs w:val="24"/>
                <w:rPrChange w:id="378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79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{</w:t>
            </w:r>
          </w:p>
          <w:p w14:paraId="1AB64437" w14:textId="07EB7423" w:rsidR="00294212" w:rsidRPr="001638CE" w:rsidRDefault="00294212" w:rsidP="00294212">
            <w:pPr>
              <w:pStyle w:val="TimesNOT15"/>
              <w:rPr>
                <w:color w:val="000000"/>
                <w:sz w:val="24"/>
                <w:szCs w:val="24"/>
                <w:rPrChange w:id="380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81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  “</w:t>
            </w:r>
            <w:proofErr w:type="spellStart"/>
            <w:r w:rsidRPr="001638CE">
              <w:rPr>
                <w:color w:val="000000"/>
                <w:sz w:val="24"/>
                <w:szCs w:val="24"/>
                <w:rPrChange w:id="382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name”:”Ivan</w:t>
            </w:r>
            <w:proofErr w:type="spellEnd"/>
            <w:r w:rsidRPr="001638CE">
              <w:rPr>
                <w:color w:val="000000"/>
                <w:sz w:val="24"/>
                <w:szCs w:val="24"/>
                <w:rPrChange w:id="383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”</w:t>
            </w:r>
            <w:r w:rsidR="0029292E" w:rsidRPr="001638CE">
              <w:rPr>
                <w:color w:val="000000"/>
                <w:sz w:val="24"/>
                <w:szCs w:val="24"/>
                <w:rPrChange w:id="384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,</w:t>
            </w:r>
          </w:p>
          <w:p w14:paraId="350F7011" w14:textId="31DCAD06" w:rsidR="0029292E" w:rsidRPr="001638CE" w:rsidRDefault="0029292E" w:rsidP="0029292E">
            <w:pPr>
              <w:pStyle w:val="TimesNOT15"/>
              <w:rPr>
                <w:sz w:val="24"/>
                <w:szCs w:val="24"/>
                <w:rPrChange w:id="385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86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 xml:space="preserve">  “errorCode”:2,</w:t>
            </w:r>
          </w:p>
          <w:p w14:paraId="6ED323C0" w14:textId="79E688AE" w:rsidR="0029292E" w:rsidRPr="001638CE" w:rsidRDefault="0029292E" w:rsidP="00294212">
            <w:pPr>
              <w:pStyle w:val="TimesNOT15"/>
              <w:rPr>
                <w:sz w:val="24"/>
                <w:szCs w:val="24"/>
                <w:rPrChange w:id="387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88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  “message”: “Success</w:t>
            </w:r>
          </w:p>
          <w:p w14:paraId="5D63BA82" w14:textId="77777777" w:rsidR="00294212" w:rsidRPr="001638CE" w:rsidRDefault="00294212" w:rsidP="00294212">
            <w:pPr>
              <w:pStyle w:val="TimesNOT15"/>
              <w:rPr>
                <w:sz w:val="24"/>
                <w:szCs w:val="24"/>
                <w:rPrChange w:id="389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390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}</w:t>
            </w:r>
          </w:p>
          <w:p w14:paraId="0B7A54C7" w14:textId="77777777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391" w:author="Крючков Илья Сергеевич" w:date="2022-12-27T19:55:00Z">
                  <w:rPr>
                    <w:szCs w:val="28"/>
                  </w:rPr>
                </w:rPrChange>
              </w:rPr>
            </w:pPr>
          </w:p>
        </w:tc>
        <w:tc>
          <w:tcPr>
            <w:tcW w:w="1836" w:type="dxa"/>
            <w:tcPrChange w:id="392" w:author="Крючков Илья Сергеевич" w:date="2022-12-27T19:56:00Z">
              <w:tcPr>
                <w:tcW w:w="1836" w:type="dxa"/>
              </w:tcPr>
            </w:tcPrChange>
          </w:tcPr>
          <w:p w14:paraId="6F131BE6" w14:textId="0FA5F07E" w:rsidR="004B18C6" w:rsidRPr="001638CE" w:rsidRDefault="004B18C6" w:rsidP="00294212">
            <w:pPr>
              <w:pStyle w:val="TimesNOT15"/>
              <w:rPr>
                <w:sz w:val="24"/>
                <w:szCs w:val="24"/>
                <w:lang w:val="ru-RU"/>
                <w:rPrChange w:id="393" w:author="Крючков Илья Сергеевич" w:date="2022-12-27T19:55:00Z">
                  <w:rPr>
                    <w:szCs w:val="28"/>
                    <w:lang w:val="ru-RU"/>
                  </w:rPr>
                </w:rPrChange>
              </w:rPr>
            </w:pPr>
            <w:proofErr w:type="spellStart"/>
            <w:r w:rsidRPr="001638CE">
              <w:rPr>
                <w:sz w:val="24"/>
                <w:szCs w:val="24"/>
                <w:rPrChange w:id="394" w:author="Крючков Илья Сергеевич" w:date="2022-12-27T19:55:00Z">
                  <w:rPr>
                    <w:szCs w:val="28"/>
                  </w:rPr>
                </w:rPrChange>
              </w:rPr>
              <w:t>Получить</w:t>
            </w:r>
            <w:proofErr w:type="spellEnd"/>
            <w:r w:rsidR="00294212" w:rsidRPr="001638CE">
              <w:rPr>
                <w:sz w:val="24"/>
                <w:szCs w:val="24"/>
                <w:rPrChange w:id="395" w:author="Крючков Илья Сергеевич" w:date="2022-12-27T19:55:00Z">
                  <w:rPr>
                    <w:szCs w:val="28"/>
                  </w:rPr>
                </w:rPrChange>
              </w:rPr>
              <w:t xml:space="preserve"> </w:t>
            </w:r>
            <w:proofErr w:type="spellStart"/>
            <w:r w:rsidR="00294212" w:rsidRPr="001638CE">
              <w:rPr>
                <w:sz w:val="24"/>
                <w:szCs w:val="24"/>
                <w:rPrChange w:id="396" w:author="Крючков Илья Сергеевич" w:date="2022-12-27T19:55:00Z">
                  <w:rPr>
                    <w:szCs w:val="28"/>
                  </w:rPr>
                </w:rPrChange>
              </w:rPr>
              <w:t>имя</w:t>
            </w:r>
            <w:proofErr w:type="spellEnd"/>
            <w:r w:rsidR="00294212" w:rsidRPr="001638CE">
              <w:rPr>
                <w:sz w:val="24"/>
                <w:szCs w:val="24"/>
                <w:rPrChange w:id="397" w:author="Крючков Илья Сергеевич" w:date="2022-12-27T19:55:00Z">
                  <w:rPr>
                    <w:szCs w:val="28"/>
                  </w:rPr>
                </w:rPrChange>
              </w:rPr>
              <w:t xml:space="preserve"> </w:t>
            </w:r>
            <w:proofErr w:type="spellStart"/>
            <w:r w:rsidR="00294212" w:rsidRPr="001638CE">
              <w:rPr>
                <w:sz w:val="24"/>
                <w:szCs w:val="24"/>
                <w:rPrChange w:id="398" w:author="Крючков Илья Сергеевич" w:date="2022-12-27T19:55:00Z">
                  <w:rPr>
                    <w:szCs w:val="28"/>
                  </w:rPr>
                </w:rPrChange>
              </w:rPr>
              <w:t>пользователя</w:t>
            </w:r>
            <w:proofErr w:type="spellEnd"/>
          </w:p>
        </w:tc>
      </w:tr>
      <w:tr w:rsidR="00294212" w:rsidRPr="00024648" w14:paraId="416DDD5D" w14:textId="77777777" w:rsidTr="001638CE">
        <w:tc>
          <w:tcPr>
            <w:tcW w:w="1956" w:type="dxa"/>
            <w:tcPrChange w:id="399" w:author="Крючков Илья Сергеевич" w:date="2022-12-27T19:56:00Z">
              <w:tcPr>
                <w:tcW w:w="1843" w:type="dxa"/>
              </w:tcPr>
            </w:tcPrChange>
          </w:tcPr>
          <w:p w14:paraId="7B88C316" w14:textId="72EB63DC" w:rsidR="004B18C6" w:rsidRPr="001638CE" w:rsidRDefault="00294212" w:rsidP="00294212">
            <w:pPr>
              <w:pStyle w:val="TimesNOT15"/>
              <w:rPr>
                <w:sz w:val="24"/>
                <w:szCs w:val="24"/>
                <w:rPrChange w:id="400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401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/user</w:t>
            </w:r>
          </w:p>
        </w:tc>
        <w:tc>
          <w:tcPr>
            <w:tcW w:w="993" w:type="dxa"/>
            <w:tcPrChange w:id="402" w:author="Крючков Илья Сергеевич" w:date="2022-12-27T19:56:00Z">
              <w:tcPr>
                <w:tcW w:w="851" w:type="dxa"/>
              </w:tcPr>
            </w:tcPrChange>
          </w:tcPr>
          <w:p w14:paraId="48B12584" w14:textId="008A7E62" w:rsidR="004B18C6" w:rsidRPr="001638CE" w:rsidRDefault="00294212" w:rsidP="00294212">
            <w:pPr>
              <w:pStyle w:val="TimesNOT15"/>
              <w:rPr>
                <w:sz w:val="24"/>
                <w:szCs w:val="24"/>
                <w:rPrChange w:id="403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sz w:val="24"/>
                <w:szCs w:val="24"/>
                <w:rPrChange w:id="404" w:author="Крючков Илья Сергеевич" w:date="2022-12-27T19:55:00Z">
                  <w:rPr>
                    <w:szCs w:val="28"/>
                  </w:rPr>
                </w:rPrChange>
              </w:rPr>
              <w:t>GET</w:t>
            </w:r>
          </w:p>
        </w:tc>
        <w:tc>
          <w:tcPr>
            <w:tcW w:w="2126" w:type="dxa"/>
            <w:tcPrChange w:id="405" w:author="Крючков Илья Сергеевич" w:date="2022-12-27T19:56:00Z">
              <w:tcPr>
                <w:tcW w:w="2551" w:type="dxa"/>
              </w:tcPr>
            </w:tcPrChange>
          </w:tcPr>
          <w:p w14:paraId="4EF922FA" w14:textId="37B52EC2" w:rsidR="004B18C6" w:rsidRPr="001638CE" w:rsidRDefault="00040E45" w:rsidP="00294212">
            <w:pPr>
              <w:pStyle w:val="TimesNOT15"/>
              <w:rPr>
                <w:sz w:val="24"/>
                <w:szCs w:val="24"/>
                <w:lang w:val="ru-RU"/>
                <w:rPrChange w:id="406" w:author="Крючков Илья Сергеевич" w:date="2022-12-27T19:55:00Z">
                  <w:rPr>
                    <w:szCs w:val="28"/>
                    <w:lang w:val="ru-RU"/>
                  </w:rPr>
                </w:rPrChange>
              </w:rPr>
            </w:pPr>
            <w:r w:rsidRPr="001638CE">
              <w:rPr>
                <w:sz w:val="24"/>
                <w:szCs w:val="24"/>
                <w:lang w:val="ru-RU"/>
                <w:rPrChange w:id="407" w:author="Крючков Илья Сергеевич" w:date="2022-12-27T19:55:00Z">
                  <w:rPr>
                    <w:szCs w:val="28"/>
                    <w:lang w:val="ru-RU"/>
                  </w:rPr>
                </w:rPrChange>
              </w:rPr>
              <w:t>-</w:t>
            </w:r>
          </w:p>
        </w:tc>
        <w:tc>
          <w:tcPr>
            <w:tcW w:w="2580" w:type="dxa"/>
            <w:tcPrChange w:id="408" w:author="Крючков Илья Сергеевич" w:date="2022-12-27T19:56:00Z">
              <w:tcPr>
                <w:tcW w:w="2410" w:type="dxa"/>
              </w:tcPr>
            </w:tcPrChange>
          </w:tcPr>
          <w:p w14:paraId="7EDC7AE8" w14:textId="77777777" w:rsidR="00294212" w:rsidRPr="001638CE" w:rsidRDefault="00294212" w:rsidP="00294212">
            <w:pPr>
              <w:pStyle w:val="TimesNOT15"/>
              <w:rPr>
                <w:sz w:val="24"/>
                <w:szCs w:val="24"/>
                <w:rPrChange w:id="409" w:author="Крючков Илья Сергеевич" w:date="2022-12-27T19:55:00Z">
                  <w:rPr>
                    <w:szCs w:val="28"/>
                  </w:rPr>
                </w:rPrChange>
              </w:rPr>
            </w:pPr>
            <w:bookmarkStart w:id="410" w:name="_Hlk122466366"/>
            <w:r w:rsidRPr="001638CE">
              <w:rPr>
                <w:color w:val="000000"/>
                <w:sz w:val="24"/>
                <w:szCs w:val="24"/>
                <w:rPrChange w:id="411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{</w:t>
            </w:r>
          </w:p>
          <w:p w14:paraId="6B641AD4" w14:textId="77777777" w:rsidR="00294212" w:rsidRPr="001638CE" w:rsidRDefault="00294212" w:rsidP="00294212">
            <w:pPr>
              <w:pStyle w:val="TimesNOT15"/>
              <w:rPr>
                <w:sz w:val="24"/>
                <w:szCs w:val="24"/>
                <w:rPrChange w:id="412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413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  “</w:t>
            </w:r>
            <w:proofErr w:type="spellStart"/>
            <w:r w:rsidRPr="001638CE">
              <w:rPr>
                <w:color w:val="000000"/>
                <w:sz w:val="24"/>
                <w:szCs w:val="24"/>
                <w:rPrChange w:id="414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name”:”Ivan</w:t>
            </w:r>
            <w:proofErr w:type="spellEnd"/>
            <w:r w:rsidRPr="001638CE">
              <w:rPr>
                <w:color w:val="000000"/>
                <w:sz w:val="24"/>
                <w:szCs w:val="24"/>
                <w:rPrChange w:id="415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”,</w:t>
            </w:r>
          </w:p>
          <w:p w14:paraId="7A661D4A" w14:textId="77777777" w:rsidR="00294212" w:rsidRPr="001638CE" w:rsidRDefault="00294212" w:rsidP="00294212">
            <w:pPr>
              <w:pStyle w:val="TimesNOT15"/>
              <w:rPr>
                <w:sz w:val="24"/>
                <w:szCs w:val="24"/>
                <w:rPrChange w:id="416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417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  “age”:25,</w:t>
            </w:r>
          </w:p>
          <w:p w14:paraId="3A7E9DD7" w14:textId="15C028B8" w:rsidR="00294212" w:rsidRPr="001638CE" w:rsidRDefault="00294212" w:rsidP="00294212">
            <w:pPr>
              <w:pStyle w:val="TimesNOT15"/>
              <w:rPr>
                <w:color w:val="000000"/>
                <w:sz w:val="24"/>
                <w:szCs w:val="24"/>
                <w:rPrChange w:id="418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419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 xml:space="preserve">  “email”: </w:t>
            </w:r>
            <w:r w:rsidR="0029292E" w:rsidRPr="001638CE">
              <w:rPr>
                <w:color w:val="000000"/>
                <w:sz w:val="24"/>
                <w:szCs w:val="24"/>
                <w:rPrChange w:id="420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Ivan@gmail.com,</w:t>
            </w:r>
          </w:p>
          <w:p w14:paraId="254B5177" w14:textId="6F0DC449" w:rsidR="0029292E" w:rsidRPr="001638CE" w:rsidRDefault="0029292E" w:rsidP="0029292E">
            <w:pPr>
              <w:pStyle w:val="TimesNOT15"/>
              <w:rPr>
                <w:sz w:val="24"/>
                <w:szCs w:val="24"/>
                <w:rPrChange w:id="421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422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 xml:space="preserve">  “errorCode”:2,</w:t>
            </w:r>
          </w:p>
          <w:p w14:paraId="59B58F67" w14:textId="07E6E1F4" w:rsidR="0029292E" w:rsidRPr="001638CE" w:rsidRDefault="0029292E" w:rsidP="00294212">
            <w:pPr>
              <w:pStyle w:val="TimesNOT15"/>
              <w:rPr>
                <w:sz w:val="24"/>
                <w:szCs w:val="24"/>
                <w:rPrChange w:id="423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424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  “message”: “Success</w:t>
            </w:r>
          </w:p>
          <w:p w14:paraId="267A019F" w14:textId="77777777" w:rsidR="00294212" w:rsidRPr="001638CE" w:rsidRDefault="00294212" w:rsidP="00294212">
            <w:pPr>
              <w:pStyle w:val="TimesNOT15"/>
              <w:rPr>
                <w:sz w:val="24"/>
                <w:szCs w:val="24"/>
                <w:rPrChange w:id="425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426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}</w:t>
            </w:r>
          </w:p>
          <w:bookmarkEnd w:id="410"/>
          <w:p w14:paraId="46BFAB7C" w14:textId="77777777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427" w:author="Крючков Илья Сергеевич" w:date="2022-12-27T19:55:00Z">
                  <w:rPr>
                    <w:szCs w:val="28"/>
                  </w:rPr>
                </w:rPrChange>
              </w:rPr>
            </w:pPr>
          </w:p>
        </w:tc>
        <w:tc>
          <w:tcPr>
            <w:tcW w:w="1836" w:type="dxa"/>
            <w:tcPrChange w:id="428" w:author="Крючков Илья Сергеевич" w:date="2022-12-27T19:56:00Z">
              <w:tcPr>
                <w:tcW w:w="1836" w:type="dxa"/>
              </w:tcPr>
            </w:tcPrChange>
          </w:tcPr>
          <w:p w14:paraId="422285A5" w14:textId="4B9BB911" w:rsidR="004B18C6" w:rsidRPr="001638CE" w:rsidRDefault="00294212" w:rsidP="00294212">
            <w:pPr>
              <w:pStyle w:val="TimesNOT15"/>
              <w:rPr>
                <w:sz w:val="24"/>
                <w:szCs w:val="24"/>
                <w:lang w:val="ru-RU"/>
                <w:rPrChange w:id="429" w:author="Крючков Илья Сергеевич" w:date="2022-12-27T19:55:00Z">
                  <w:rPr>
                    <w:szCs w:val="28"/>
                    <w:lang w:val="ru-RU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lang w:val="ru-RU"/>
                <w:rPrChange w:id="430" w:author="Крючков Илья Сергеевич" w:date="2022-12-27T19:55:00Z">
                  <w:rPr>
                    <w:color w:val="000000"/>
                    <w:szCs w:val="28"/>
                    <w:lang w:val="ru-RU"/>
                  </w:rPr>
                </w:rPrChange>
              </w:rPr>
              <w:t>Получить информацию об авторизованном пользователе</w:t>
            </w:r>
          </w:p>
        </w:tc>
      </w:tr>
      <w:tr w:rsidR="00294212" w:rsidRPr="00024648" w14:paraId="7C52908F" w14:textId="77777777" w:rsidTr="001638CE">
        <w:tc>
          <w:tcPr>
            <w:tcW w:w="1956" w:type="dxa"/>
            <w:tcPrChange w:id="431" w:author="Крючков Илья Сергеевич" w:date="2022-12-27T19:56:00Z">
              <w:tcPr>
                <w:tcW w:w="1843" w:type="dxa"/>
              </w:tcPr>
            </w:tcPrChange>
          </w:tcPr>
          <w:p w14:paraId="2ED20B22" w14:textId="1B9A0E01" w:rsidR="004B18C6" w:rsidRPr="001638CE" w:rsidRDefault="00294212" w:rsidP="00294212">
            <w:pPr>
              <w:pStyle w:val="TimesNOT15"/>
              <w:rPr>
                <w:sz w:val="24"/>
                <w:szCs w:val="24"/>
                <w:rPrChange w:id="432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433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/users/&lt;id&gt;?field=organizations</w:t>
            </w:r>
          </w:p>
        </w:tc>
        <w:tc>
          <w:tcPr>
            <w:tcW w:w="993" w:type="dxa"/>
            <w:tcPrChange w:id="434" w:author="Крючков Илья Сергеевич" w:date="2022-12-27T19:56:00Z">
              <w:tcPr>
                <w:tcW w:w="851" w:type="dxa"/>
              </w:tcPr>
            </w:tcPrChange>
          </w:tcPr>
          <w:p w14:paraId="4B01E2BB" w14:textId="72883767" w:rsidR="004B18C6" w:rsidRPr="001638CE" w:rsidRDefault="0029292E" w:rsidP="00294212">
            <w:pPr>
              <w:pStyle w:val="TimesNOT15"/>
              <w:rPr>
                <w:sz w:val="24"/>
                <w:szCs w:val="24"/>
                <w:rPrChange w:id="435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sz w:val="24"/>
                <w:szCs w:val="24"/>
                <w:rPrChange w:id="436" w:author="Крючков Илья Сергеевич" w:date="2022-12-27T19:55:00Z">
                  <w:rPr>
                    <w:szCs w:val="28"/>
                  </w:rPr>
                </w:rPrChange>
              </w:rPr>
              <w:t>GET</w:t>
            </w:r>
          </w:p>
        </w:tc>
        <w:tc>
          <w:tcPr>
            <w:tcW w:w="2126" w:type="dxa"/>
            <w:tcPrChange w:id="437" w:author="Крючков Илья Сергеевич" w:date="2022-12-27T19:56:00Z">
              <w:tcPr>
                <w:tcW w:w="2551" w:type="dxa"/>
              </w:tcPr>
            </w:tcPrChange>
          </w:tcPr>
          <w:p w14:paraId="2263EF6F" w14:textId="6672147B" w:rsidR="004B18C6" w:rsidRPr="001638CE" w:rsidRDefault="00294212" w:rsidP="00294212">
            <w:pPr>
              <w:pStyle w:val="TimesNOT15"/>
              <w:rPr>
                <w:sz w:val="24"/>
                <w:szCs w:val="24"/>
                <w:rPrChange w:id="438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sz w:val="24"/>
                <w:szCs w:val="24"/>
                <w:rPrChange w:id="439" w:author="Крючков Илья Сергеевич" w:date="2022-12-27T19:55:00Z">
                  <w:rPr>
                    <w:szCs w:val="28"/>
                  </w:rPr>
                </w:rPrChange>
              </w:rPr>
              <w:t>id = 2</w:t>
            </w:r>
          </w:p>
        </w:tc>
        <w:tc>
          <w:tcPr>
            <w:tcW w:w="2580" w:type="dxa"/>
            <w:tcPrChange w:id="440" w:author="Крючков Илья Сергеевич" w:date="2022-12-27T19:56:00Z">
              <w:tcPr>
                <w:tcW w:w="2410" w:type="dxa"/>
              </w:tcPr>
            </w:tcPrChange>
          </w:tcPr>
          <w:p w14:paraId="09FE7C45" w14:textId="77777777" w:rsidR="00294212" w:rsidRPr="001638CE" w:rsidRDefault="00294212" w:rsidP="00294212">
            <w:pPr>
              <w:pStyle w:val="TimesNOT15"/>
              <w:rPr>
                <w:sz w:val="24"/>
                <w:szCs w:val="24"/>
                <w:rPrChange w:id="441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442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{</w:t>
            </w:r>
          </w:p>
          <w:p w14:paraId="02F20D7B" w14:textId="77777777" w:rsidR="00294212" w:rsidRPr="001638CE" w:rsidRDefault="00294212" w:rsidP="00294212">
            <w:pPr>
              <w:pStyle w:val="TimesNOT15"/>
              <w:rPr>
                <w:sz w:val="24"/>
                <w:szCs w:val="24"/>
                <w:rPrChange w:id="443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444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  organizations: [</w:t>
            </w:r>
          </w:p>
          <w:p w14:paraId="1AFBD3D2" w14:textId="77777777" w:rsidR="00294212" w:rsidRPr="001638CE" w:rsidRDefault="00294212" w:rsidP="00294212">
            <w:pPr>
              <w:pStyle w:val="TimesNOT15"/>
              <w:rPr>
                <w:sz w:val="24"/>
                <w:szCs w:val="24"/>
                <w:rPrChange w:id="445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446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   “A”,</w:t>
            </w:r>
          </w:p>
          <w:p w14:paraId="49F9D23E" w14:textId="77777777" w:rsidR="00294212" w:rsidRPr="001638CE" w:rsidRDefault="00294212" w:rsidP="00294212">
            <w:pPr>
              <w:pStyle w:val="TimesNOT15"/>
              <w:rPr>
                <w:sz w:val="24"/>
                <w:szCs w:val="24"/>
                <w:rPrChange w:id="447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448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   “B”</w:t>
            </w:r>
          </w:p>
          <w:p w14:paraId="100372C9" w14:textId="78D676B8" w:rsidR="00294212" w:rsidRPr="001638CE" w:rsidRDefault="00294212" w:rsidP="00294212">
            <w:pPr>
              <w:pStyle w:val="TimesNOT15"/>
              <w:rPr>
                <w:color w:val="000000"/>
                <w:sz w:val="24"/>
                <w:szCs w:val="24"/>
                <w:rPrChange w:id="449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450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 ]</w:t>
            </w:r>
            <w:r w:rsidR="0029292E" w:rsidRPr="001638CE">
              <w:rPr>
                <w:color w:val="000000"/>
                <w:sz w:val="24"/>
                <w:szCs w:val="24"/>
                <w:rPrChange w:id="451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,</w:t>
            </w:r>
          </w:p>
          <w:p w14:paraId="3BDCE52D" w14:textId="0186225A" w:rsidR="0029292E" w:rsidRPr="001638CE" w:rsidRDefault="0029292E" w:rsidP="0029292E">
            <w:pPr>
              <w:pStyle w:val="TimesNOT15"/>
              <w:rPr>
                <w:sz w:val="24"/>
                <w:szCs w:val="24"/>
                <w:rPrChange w:id="452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453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 xml:space="preserve">  “errorCode”:2,</w:t>
            </w:r>
          </w:p>
          <w:p w14:paraId="569561FC" w14:textId="11E074AB" w:rsidR="0029292E" w:rsidRPr="001638CE" w:rsidRDefault="0029292E" w:rsidP="00294212">
            <w:pPr>
              <w:pStyle w:val="TimesNOT15"/>
              <w:rPr>
                <w:sz w:val="24"/>
                <w:szCs w:val="24"/>
                <w:rPrChange w:id="454" w:author="Крючков Илья Сергеевич" w:date="2022-12-27T19:55:00Z">
                  <w:rPr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455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  “message”: “Success</w:t>
            </w:r>
          </w:p>
          <w:p w14:paraId="6F574FD3" w14:textId="77777777" w:rsidR="00294212" w:rsidRPr="001638CE" w:rsidDel="001638CE" w:rsidRDefault="00294212" w:rsidP="00294212">
            <w:pPr>
              <w:pStyle w:val="TimesNOT15"/>
              <w:rPr>
                <w:del w:id="456" w:author="Крючков Илья Сергеевич" w:date="2022-12-27T19:56:00Z"/>
                <w:sz w:val="24"/>
                <w:szCs w:val="24"/>
                <w:rPrChange w:id="457" w:author="Крючков Илья Сергеевич" w:date="2022-12-27T19:55:00Z">
                  <w:rPr>
                    <w:del w:id="458" w:author="Крючков Илья Сергеевич" w:date="2022-12-27T19:56:00Z"/>
                    <w:szCs w:val="28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rPrChange w:id="459" w:author="Крючков Илья Сергеевич" w:date="2022-12-27T19:55:00Z">
                  <w:rPr>
                    <w:color w:val="000000"/>
                    <w:szCs w:val="28"/>
                  </w:rPr>
                </w:rPrChange>
              </w:rPr>
              <w:t>}</w:t>
            </w:r>
          </w:p>
          <w:p w14:paraId="6EE54472" w14:textId="77777777" w:rsidR="004B18C6" w:rsidRPr="001638CE" w:rsidRDefault="004B18C6" w:rsidP="00294212">
            <w:pPr>
              <w:pStyle w:val="TimesNOT15"/>
              <w:rPr>
                <w:sz w:val="24"/>
                <w:szCs w:val="24"/>
                <w:rPrChange w:id="460" w:author="Крючков Илья Сергеевич" w:date="2022-12-27T19:55:00Z">
                  <w:rPr>
                    <w:szCs w:val="28"/>
                  </w:rPr>
                </w:rPrChange>
              </w:rPr>
            </w:pPr>
          </w:p>
        </w:tc>
        <w:tc>
          <w:tcPr>
            <w:tcW w:w="1836" w:type="dxa"/>
            <w:tcPrChange w:id="461" w:author="Крючков Илья Сергеевич" w:date="2022-12-27T19:56:00Z">
              <w:tcPr>
                <w:tcW w:w="1836" w:type="dxa"/>
              </w:tcPr>
            </w:tcPrChange>
          </w:tcPr>
          <w:p w14:paraId="6C7FC26C" w14:textId="604183C4" w:rsidR="004B18C6" w:rsidRPr="001638CE" w:rsidRDefault="00294212" w:rsidP="00294212">
            <w:pPr>
              <w:pStyle w:val="TimesNOT15"/>
              <w:rPr>
                <w:sz w:val="24"/>
                <w:szCs w:val="24"/>
                <w:lang w:val="ru-RU"/>
                <w:rPrChange w:id="462" w:author="Крючков Илья Сергеевич" w:date="2022-12-27T19:55:00Z">
                  <w:rPr>
                    <w:szCs w:val="28"/>
                    <w:lang w:val="ru-RU"/>
                  </w:rPr>
                </w:rPrChange>
              </w:rPr>
            </w:pPr>
            <w:r w:rsidRPr="001638CE">
              <w:rPr>
                <w:color w:val="000000"/>
                <w:sz w:val="24"/>
                <w:szCs w:val="24"/>
                <w:lang w:val="ru-RU"/>
                <w:rPrChange w:id="463" w:author="Крючков Илья Сергеевич" w:date="2022-12-27T19:55:00Z">
                  <w:rPr>
                    <w:color w:val="000000"/>
                    <w:szCs w:val="28"/>
                    <w:lang w:val="ru-RU"/>
                  </w:rPr>
                </w:rPrChange>
              </w:rPr>
              <w:t>Получить организации, в которых находится пользователь</w:t>
            </w:r>
          </w:p>
        </w:tc>
      </w:tr>
    </w:tbl>
    <w:p w14:paraId="7A7D9FF5" w14:textId="6AA696CC" w:rsidR="00BC3B93" w:rsidRPr="00024648" w:rsidRDefault="00DF08C3" w:rsidP="002D2ED0">
      <w:pPr>
        <w:pStyle w:val="VyatSUHeader3"/>
        <w:rPr>
          <w:lang w:val="en-US"/>
        </w:rPr>
      </w:pPr>
      <w:bookmarkStart w:id="464" w:name="_Toc122726816"/>
      <w:r w:rsidRPr="00024648">
        <w:lastRenderedPageBreak/>
        <w:t>Пользовательский интерфейс</w:t>
      </w:r>
      <w:r w:rsidR="00BC3B93" w:rsidRPr="00024648">
        <w:t xml:space="preserve"> административной панели</w:t>
      </w:r>
      <w:bookmarkEnd w:id="464"/>
    </w:p>
    <w:p w14:paraId="2BBDCC5C" w14:textId="77777777" w:rsidR="00BC3B93" w:rsidRPr="00024648" w:rsidRDefault="00BC3B93" w:rsidP="00BC3B93">
      <w:pPr>
        <w:pStyle w:val="Times14"/>
        <w:rPr>
          <w:lang w:eastAsia="ru-RU"/>
        </w:rPr>
      </w:pPr>
      <w:r w:rsidRPr="00024648">
        <w:rPr>
          <w:lang w:eastAsia="ru-RU"/>
        </w:rPr>
        <w:t>Интерфейс административной панели содержит ряд компонентов:</w:t>
      </w:r>
    </w:p>
    <w:p w14:paraId="2B55BAEB" w14:textId="77777777" w:rsidR="00BC3B93" w:rsidRPr="00024648" w:rsidRDefault="00BC3B93" w:rsidP="0048344F">
      <w:pPr>
        <w:pStyle w:val="Times14"/>
        <w:numPr>
          <w:ilvl w:val="0"/>
          <w:numId w:val="25"/>
        </w:numPr>
        <w:ind w:left="0" w:firstLine="709"/>
        <w:rPr>
          <w:lang w:eastAsia="ru-RU"/>
        </w:rPr>
      </w:pPr>
      <w:r w:rsidRPr="00024648">
        <w:rPr>
          <w:lang w:eastAsia="ru-RU"/>
        </w:rPr>
        <w:t>Верхнее меню, где находятся ссылки на основные разделы веб-приложения: пользователь, организация, бот.</w:t>
      </w:r>
    </w:p>
    <w:p w14:paraId="12F09D85" w14:textId="77777777" w:rsidR="00BC3B93" w:rsidRPr="00024648" w:rsidRDefault="00BC3B93" w:rsidP="0048344F">
      <w:pPr>
        <w:pStyle w:val="Times14"/>
        <w:numPr>
          <w:ilvl w:val="0"/>
          <w:numId w:val="25"/>
        </w:numPr>
        <w:ind w:left="0" w:firstLine="709"/>
        <w:rPr>
          <w:lang w:eastAsia="ru-RU"/>
        </w:rPr>
      </w:pPr>
      <w:r w:rsidRPr="00024648">
        <w:rPr>
          <w:lang w:eastAsia="ru-RU"/>
        </w:rPr>
        <w:t>Меню слева, которое отражает возможные функции данного раздела;</w:t>
      </w:r>
    </w:p>
    <w:p w14:paraId="15118079" w14:textId="24A8F8F7" w:rsidR="00BC3B93" w:rsidRPr="00024648" w:rsidRDefault="00BC3B93" w:rsidP="0048344F">
      <w:pPr>
        <w:pStyle w:val="Times14"/>
        <w:numPr>
          <w:ilvl w:val="0"/>
          <w:numId w:val="25"/>
        </w:numPr>
        <w:ind w:left="0" w:firstLine="709"/>
        <w:rPr>
          <w:lang w:eastAsia="ru-RU"/>
        </w:rPr>
      </w:pPr>
      <w:r w:rsidRPr="00024648">
        <w:rPr>
          <w:lang w:eastAsia="ru-RU"/>
        </w:rPr>
        <w:t>Область, где можно просматривать, манипулировать данными.</w:t>
      </w:r>
    </w:p>
    <w:p w14:paraId="33D7AA1E" w14:textId="0163DD26" w:rsidR="00BC3B93" w:rsidRPr="00024648" w:rsidRDefault="00BC3B93" w:rsidP="00BC3B93">
      <w:pPr>
        <w:pStyle w:val="Times14"/>
        <w:rPr>
          <w:lang w:eastAsia="ru-RU"/>
        </w:rPr>
      </w:pPr>
      <w:r w:rsidRPr="00024648">
        <w:rPr>
          <w:lang w:eastAsia="ru-RU"/>
        </w:rPr>
        <w:t>Обычно представлено в виде формы или списка.</w:t>
      </w:r>
    </w:p>
    <w:p w14:paraId="6F279DDE" w14:textId="39C4482D" w:rsidR="00BC3B93" w:rsidRPr="00024648" w:rsidRDefault="00EA6458" w:rsidP="00BC3B93">
      <w:pPr>
        <w:pStyle w:val="Times14"/>
        <w:rPr>
          <w:lang w:eastAsia="ru-RU"/>
        </w:rPr>
      </w:pPr>
      <w:r w:rsidRPr="00024648">
        <w:rPr>
          <w:color w:val="000000"/>
        </w:rPr>
        <w:t>Примеры шаблонов</w:t>
      </w:r>
      <w:r w:rsidR="00BC3B93" w:rsidRPr="00024648">
        <w:rPr>
          <w:color w:val="000000"/>
        </w:rPr>
        <w:t xml:space="preserve"> страниц административной панели приведены на рисунках </w:t>
      </w:r>
      <w:r w:rsidR="009E6B9E">
        <w:rPr>
          <w:color w:val="000000"/>
        </w:rPr>
        <w:t>7</w:t>
      </w:r>
      <w:r w:rsidR="00BC3B93" w:rsidRPr="00024648">
        <w:rPr>
          <w:color w:val="000000"/>
        </w:rPr>
        <w:t>-</w:t>
      </w:r>
      <w:r w:rsidR="009E6B9E">
        <w:rPr>
          <w:color w:val="000000"/>
        </w:rPr>
        <w:t>8</w:t>
      </w:r>
      <w:r w:rsidR="002F56FE" w:rsidRPr="00024648">
        <w:rPr>
          <w:color w:val="000000"/>
        </w:rPr>
        <w:t>.</w:t>
      </w:r>
    </w:p>
    <w:p w14:paraId="3EE3E19D" w14:textId="16220549" w:rsidR="00BC3B93" w:rsidRPr="00024648" w:rsidRDefault="00EA6458" w:rsidP="00BC3B93">
      <w:pPr>
        <w:pStyle w:val="Times14"/>
      </w:pPr>
      <w:r w:rsidRPr="00024648">
        <w:rPr>
          <w:noProof/>
          <w:lang w:eastAsia="ru-RU"/>
        </w:rPr>
        <w:drawing>
          <wp:inline distT="0" distB="0" distL="0" distR="0" wp14:anchorId="72053857" wp14:editId="3D1CD4F1">
            <wp:extent cx="4791075" cy="45339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13CE" w14:textId="06AFF0BA" w:rsidR="00BC3B93" w:rsidRPr="00024648" w:rsidRDefault="009D1E06" w:rsidP="009D1E06">
      <w:pPr>
        <w:pStyle w:val="Times14"/>
        <w:jc w:val="center"/>
      </w:pPr>
      <w:r w:rsidRPr="00024648">
        <w:t xml:space="preserve">Рисунок </w:t>
      </w:r>
      <w:r w:rsidR="009E6B9E">
        <w:t>7</w:t>
      </w:r>
      <w:r w:rsidRPr="00024648">
        <w:t xml:space="preserve"> – Шаблон страницы </w:t>
      </w:r>
      <w:r w:rsidR="00EA6458" w:rsidRPr="00024648">
        <w:t>с формой ввода</w:t>
      </w:r>
    </w:p>
    <w:p w14:paraId="0BF24232" w14:textId="2EDB1BA7" w:rsidR="009D1E06" w:rsidRPr="00024648" w:rsidRDefault="00887C5D" w:rsidP="009D1E06">
      <w:pPr>
        <w:pStyle w:val="Times14"/>
      </w:pPr>
      <w:r w:rsidRPr="00024648">
        <w:rPr>
          <w:noProof/>
          <w:lang w:eastAsia="ru-RU"/>
        </w:rPr>
        <w:lastRenderedPageBreak/>
        <w:drawing>
          <wp:inline distT="0" distB="0" distL="0" distR="0" wp14:anchorId="4A673272" wp14:editId="23CA9C4E">
            <wp:extent cx="4791075" cy="45339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1D746" w14:textId="349DC1C3" w:rsidR="009D1E06" w:rsidRPr="00024648" w:rsidRDefault="009D1E06" w:rsidP="004A3523">
      <w:pPr>
        <w:pStyle w:val="Times14"/>
        <w:jc w:val="center"/>
      </w:pPr>
      <w:r w:rsidRPr="00024648">
        <w:t xml:space="preserve">Рисунок </w:t>
      </w:r>
      <w:r w:rsidR="009E6B9E">
        <w:t>8</w:t>
      </w:r>
      <w:r w:rsidRPr="00024648">
        <w:t xml:space="preserve"> – Шаблон страницы с</w:t>
      </w:r>
      <w:r w:rsidR="00887C5D" w:rsidRPr="00024648">
        <w:t xml:space="preserve"> некоторым списком</w:t>
      </w:r>
    </w:p>
    <w:p w14:paraId="37C21E74" w14:textId="08F6C1AC" w:rsidR="002F56FE" w:rsidRPr="00024648" w:rsidRDefault="002F56FE" w:rsidP="002D2ED0">
      <w:pPr>
        <w:pStyle w:val="VyatSUHeader2"/>
      </w:pPr>
      <w:bookmarkStart w:id="465" w:name="_Toc122726817"/>
      <w:r w:rsidRPr="00024648">
        <w:t>Конструктор</w:t>
      </w:r>
      <w:bookmarkEnd w:id="465"/>
    </w:p>
    <w:p w14:paraId="54D1B824" w14:textId="657894B9" w:rsidR="002F56FE" w:rsidRPr="00024648" w:rsidRDefault="002F56FE" w:rsidP="002D2ED0">
      <w:pPr>
        <w:pStyle w:val="VyatSUHeader3"/>
      </w:pPr>
      <w:bookmarkStart w:id="466" w:name="_Toc122726818"/>
      <w:r w:rsidRPr="00024648">
        <w:t>Структура конструктора</w:t>
      </w:r>
      <w:bookmarkEnd w:id="466"/>
    </w:p>
    <w:p w14:paraId="51562988" w14:textId="55C1EB11" w:rsidR="00F04832" w:rsidRPr="00024648" w:rsidRDefault="002F56FE" w:rsidP="00887C5D">
      <w:pPr>
        <w:pStyle w:val="Times14"/>
      </w:pPr>
      <w:r w:rsidRPr="00024648">
        <w:t xml:space="preserve">Конструктор - </w:t>
      </w:r>
      <w:r w:rsidR="00887C5D" w:rsidRPr="00024648">
        <w:t>приложение</w:t>
      </w:r>
      <w:r w:rsidRPr="00024648">
        <w:t xml:space="preserve">, </w:t>
      </w:r>
      <w:r w:rsidR="00887C5D" w:rsidRPr="00024648">
        <w:t>предоставляющее</w:t>
      </w:r>
      <w:r w:rsidRPr="00024648">
        <w:t xml:space="preserve"> набор визуальных компонентов, котор</w:t>
      </w:r>
      <w:r w:rsidR="00887C5D" w:rsidRPr="00024648">
        <w:t>ое</w:t>
      </w:r>
      <w:r w:rsidRPr="00024648">
        <w:t xml:space="preserve"> позволяет быстро спроектировать и запустить Telegram бота. Для создания бота пользователю не нужно обладать глубокими знаниями о языках программирования. Конструктор предлагает набор компонентов, из которых можно собрать бота в несколько кликов.</w:t>
      </w:r>
    </w:p>
    <w:p w14:paraId="3E28A047" w14:textId="77777777" w:rsidR="00435FC4" w:rsidRPr="00024648" w:rsidRDefault="00435FC4" w:rsidP="00435FC4">
      <w:pPr>
        <w:pStyle w:val="Times14"/>
        <w:rPr>
          <w:lang w:eastAsia="ru-RU"/>
        </w:rPr>
      </w:pPr>
      <w:r w:rsidRPr="00024648">
        <w:rPr>
          <w:lang w:eastAsia="ru-RU"/>
        </w:rPr>
        <w:t>Компоненты можно описать определенным шаблоном.</w:t>
      </w:r>
    </w:p>
    <w:p w14:paraId="3799A86C" w14:textId="77777777" w:rsidR="00435FC4" w:rsidRPr="00024648" w:rsidRDefault="00435FC4" w:rsidP="00435FC4">
      <w:pPr>
        <w:pStyle w:val="Times14"/>
        <w:rPr>
          <w:lang w:eastAsia="ru-RU"/>
        </w:rPr>
      </w:pPr>
      <w:r w:rsidRPr="00024648">
        <w:rPr>
          <w:lang w:eastAsia="ru-RU"/>
        </w:rPr>
        <w:t>Структура шаблона компонента:</w:t>
      </w:r>
    </w:p>
    <w:p w14:paraId="55D0C5E6" w14:textId="6F450069" w:rsidR="00887C5D" w:rsidRPr="00024648" w:rsidRDefault="00887C5D" w:rsidP="0048344F">
      <w:pPr>
        <w:pStyle w:val="Times14"/>
        <w:numPr>
          <w:ilvl w:val="0"/>
          <w:numId w:val="26"/>
        </w:numPr>
        <w:ind w:left="0" w:firstLine="709"/>
        <w:rPr>
          <w:lang w:eastAsia="ru-RU"/>
        </w:rPr>
      </w:pPr>
      <w:r w:rsidRPr="00024648">
        <w:rPr>
          <w:lang w:eastAsia="ru-RU"/>
        </w:rPr>
        <w:lastRenderedPageBreak/>
        <w:t>Идентификатор</w:t>
      </w:r>
    </w:p>
    <w:p w14:paraId="1CDF0EE7" w14:textId="6BA2798D" w:rsidR="00435FC4" w:rsidRPr="00024648" w:rsidRDefault="00887C5D" w:rsidP="0048344F">
      <w:pPr>
        <w:pStyle w:val="Times14"/>
        <w:numPr>
          <w:ilvl w:val="0"/>
          <w:numId w:val="26"/>
        </w:numPr>
        <w:ind w:left="0" w:firstLine="709"/>
        <w:rPr>
          <w:lang w:eastAsia="ru-RU"/>
        </w:rPr>
      </w:pPr>
      <w:r w:rsidRPr="00024648">
        <w:rPr>
          <w:lang w:eastAsia="ru-RU"/>
        </w:rPr>
        <w:t>Имя</w:t>
      </w:r>
      <w:r w:rsidR="00F04832" w:rsidRPr="00024648">
        <w:rPr>
          <w:lang w:val="en-US" w:eastAsia="ru-RU"/>
        </w:rPr>
        <w:t>;</w:t>
      </w:r>
    </w:p>
    <w:p w14:paraId="531DF90D" w14:textId="32AFF7DF" w:rsidR="00887C5D" w:rsidRPr="00024648" w:rsidRDefault="00887C5D" w:rsidP="0048344F">
      <w:pPr>
        <w:pStyle w:val="Times14"/>
        <w:numPr>
          <w:ilvl w:val="0"/>
          <w:numId w:val="26"/>
        </w:numPr>
        <w:ind w:left="0" w:firstLine="709"/>
        <w:rPr>
          <w:lang w:eastAsia="ru-RU"/>
        </w:rPr>
      </w:pPr>
      <w:r w:rsidRPr="00024648">
        <w:rPr>
          <w:lang w:eastAsia="ru-RU"/>
        </w:rPr>
        <w:t>Параметры</w:t>
      </w:r>
    </w:p>
    <w:p w14:paraId="344B7B53" w14:textId="3D2B8C96" w:rsidR="00435FC4" w:rsidRPr="00024648" w:rsidRDefault="00887C5D" w:rsidP="0048344F">
      <w:pPr>
        <w:pStyle w:val="Times14"/>
        <w:numPr>
          <w:ilvl w:val="0"/>
          <w:numId w:val="26"/>
        </w:numPr>
        <w:ind w:left="0" w:firstLine="709"/>
        <w:rPr>
          <w:lang w:eastAsia="ru-RU"/>
        </w:rPr>
      </w:pPr>
      <w:r w:rsidRPr="00024648">
        <w:rPr>
          <w:lang w:eastAsia="ru-RU"/>
        </w:rPr>
        <w:t>Связи</w:t>
      </w:r>
      <w:r w:rsidR="00F04832" w:rsidRPr="00024648">
        <w:rPr>
          <w:lang w:val="en-US" w:eastAsia="ru-RU"/>
        </w:rPr>
        <w:t>.</w:t>
      </w:r>
    </w:p>
    <w:p w14:paraId="567B43FB" w14:textId="501237BE" w:rsidR="00887C5D" w:rsidRPr="00024648" w:rsidRDefault="00887C5D" w:rsidP="00435FC4">
      <w:pPr>
        <w:pStyle w:val="Times14"/>
        <w:rPr>
          <w:lang w:eastAsia="ru-RU"/>
        </w:rPr>
      </w:pPr>
      <w:r w:rsidRPr="00024648">
        <w:rPr>
          <w:lang w:eastAsia="ru-RU"/>
        </w:rPr>
        <w:t>Идентификатор – уникальный номер компонента.</w:t>
      </w:r>
    </w:p>
    <w:p w14:paraId="4EC6FCF6" w14:textId="223ECBE8" w:rsidR="00435FC4" w:rsidRPr="00024648" w:rsidRDefault="00887C5D" w:rsidP="00435FC4">
      <w:pPr>
        <w:pStyle w:val="Times14"/>
        <w:rPr>
          <w:lang w:eastAsia="ru-RU"/>
        </w:rPr>
      </w:pPr>
      <w:r w:rsidRPr="00024648">
        <w:rPr>
          <w:lang w:eastAsia="ru-RU"/>
        </w:rPr>
        <w:t>Имя</w:t>
      </w:r>
      <w:r w:rsidR="00435FC4" w:rsidRPr="00024648">
        <w:rPr>
          <w:lang w:eastAsia="ru-RU"/>
        </w:rPr>
        <w:t xml:space="preserve"> - кратко описывает функционал компонента.</w:t>
      </w:r>
    </w:p>
    <w:p w14:paraId="42E35317" w14:textId="5E214AC3" w:rsidR="00435FC4" w:rsidRPr="00024648" w:rsidRDefault="00435FC4" w:rsidP="00435FC4">
      <w:pPr>
        <w:pStyle w:val="Times14"/>
        <w:rPr>
          <w:lang w:eastAsia="ru-RU"/>
        </w:rPr>
      </w:pPr>
      <w:r w:rsidRPr="00024648">
        <w:rPr>
          <w:lang w:eastAsia="ru-RU"/>
        </w:rPr>
        <w:t>Параметры - значения, позволяющие настраивать изменяемые данные компонента. Например, у компонента «Отправка сообщения» одним из параметров будет «Текст сообщения».</w:t>
      </w:r>
    </w:p>
    <w:p w14:paraId="3E3DFF9E" w14:textId="297AB0AE" w:rsidR="00887C5D" w:rsidRPr="00024648" w:rsidRDefault="00887C5D" w:rsidP="00887C5D">
      <w:pPr>
        <w:pStyle w:val="Times14"/>
      </w:pPr>
      <w:r w:rsidRPr="00024648">
        <w:t>Связи позволяют соединять компоненты между собой, реализуя тем самым переход от одного компонента к другому по определенному событию.</w:t>
      </w:r>
    </w:p>
    <w:p w14:paraId="62D8C67F" w14:textId="5A3B9074" w:rsidR="00887C5D" w:rsidRPr="00024648" w:rsidRDefault="00887C5D" w:rsidP="00887C5D">
      <w:pPr>
        <w:pStyle w:val="Times14"/>
      </w:pPr>
      <w:r w:rsidRPr="00024648">
        <w:t>Каждый компонент обладает кроме специфичных только для него параметров, опциональным параметром “</w:t>
      </w:r>
      <w:proofErr w:type="spellStart"/>
      <w:r w:rsidRPr="00024648">
        <w:t>keyboard</w:t>
      </w:r>
      <w:proofErr w:type="spellEnd"/>
      <w:r w:rsidRPr="00024648">
        <w:t>”, который определяет клавиатуру в боте. Клавиатура состоит из набора кнопок с определенным текстом. При нажатии на кнопку данной клавиатуры в интерфейсе Telegram бота происходит отправка сообщения, что значительно упрощает взаимодействие пользователя с ботом.</w:t>
      </w:r>
    </w:p>
    <w:p w14:paraId="38341D9E" w14:textId="77777777" w:rsidR="00887C5D" w:rsidRPr="00024648" w:rsidRDefault="00435FC4" w:rsidP="00435FC4">
      <w:pPr>
        <w:pStyle w:val="Times14"/>
        <w:rPr>
          <w:lang w:eastAsia="ru-RU"/>
        </w:rPr>
      </w:pPr>
      <w:r w:rsidRPr="00024648">
        <w:rPr>
          <w:lang w:eastAsia="ru-RU"/>
        </w:rPr>
        <w:t xml:space="preserve">Для описания структуры и связи между компонентами используется формат данных JSON. </w:t>
      </w:r>
    </w:p>
    <w:p w14:paraId="2042EB23" w14:textId="22E7BC83" w:rsidR="00887C5D" w:rsidRPr="00024648" w:rsidRDefault="00887C5D" w:rsidP="00435FC4">
      <w:pPr>
        <w:pStyle w:val="Times14"/>
        <w:rPr>
          <w:lang w:eastAsia="ru-RU"/>
        </w:rPr>
      </w:pPr>
      <w:r w:rsidRPr="00024648">
        <w:rPr>
          <w:lang w:eastAsia="ru-RU"/>
        </w:rPr>
        <w:t xml:space="preserve">Шаблон структуры компонента представлен на рисунке </w:t>
      </w:r>
      <w:r w:rsidR="009E6B9E">
        <w:rPr>
          <w:lang w:eastAsia="ru-RU"/>
        </w:rPr>
        <w:t>9</w:t>
      </w:r>
      <w:r w:rsidRPr="00024648">
        <w:rPr>
          <w:lang w:eastAsia="ru-RU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87C5D" w:rsidRPr="00024648" w14:paraId="3C72ED49" w14:textId="77777777" w:rsidTr="00887C5D">
        <w:tc>
          <w:tcPr>
            <w:tcW w:w="9344" w:type="dxa"/>
            <w:shd w:val="clear" w:color="auto" w:fill="auto"/>
          </w:tcPr>
          <w:p w14:paraId="1177D377" w14:textId="77777777" w:rsidR="00887C5D" w:rsidRPr="00024648" w:rsidRDefault="00887C5D" w:rsidP="00887C5D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{</w:t>
            </w:r>
          </w:p>
          <w:p w14:paraId="3CF83853" w14:textId="77777777" w:rsidR="00887C5D" w:rsidRPr="00024648" w:rsidRDefault="00887C5D" w:rsidP="00887C5D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"</w:t>
            </w:r>
            <w:proofErr w:type="spellStart"/>
            <w:r w:rsidRPr="00024648">
              <w:rPr>
                <w:color w:val="000000"/>
                <w:sz w:val="28"/>
                <w:szCs w:val="28"/>
              </w:rPr>
              <w:t>id</w:t>
            </w:r>
            <w:proofErr w:type="spellEnd"/>
            <w:r w:rsidRPr="00024648">
              <w:rPr>
                <w:color w:val="000000"/>
                <w:sz w:val="28"/>
                <w:szCs w:val="28"/>
              </w:rPr>
              <w:t>": ...,</w:t>
            </w:r>
          </w:p>
          <w:p w14:paraId="1995958E" w14:textId="3B045B25" w:rsidR="00887C5D" w:rsidRPr="00024648" w:rsidRDefault="00887C5D" w:rsidP="00887C5D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"</w:t>
            </w:r>
            <w:proofErr w:type="spellStart"/>
            <w:r w:rsidRPr="00024648">
              <w:rPr>
                <w:color w:val="000000"/>
                <w:sz w:val="28"/>
                <w:szCs w:val="28"/>
              </w:rPr>
              <w:t>name</w:t>
            </w:r>
            <w:proofErr w:type="spellEnd"/>
            <w:r w:rsidRPr="00024648">
              <w:rPr>
                <w:color w:val="000000"/>
                <w:sz w:val="28"/>
                <w:szCs w:val="28"/>
              </w:rPr>
              <w:t>": …,</w:t>
            </w:r>
          </w:p>
          <w:p w14:paraId="1A97346A" w14:textId="2B93C4EF" w:rsidR="00887C5D" w:rsidRPr="00024648" w:rsidRDefault="00887C5D" w:rsidP="00887C5D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// параметры компонента</w:t>
            </w:r>
          </w:p>
          <w:p w14:paraId="35C29974" w14:textId="4EA5B068" w:rsidR="00887C5D" w:rsidRPr="00024648" w:rsidRDefault="00887C5D" w:rsidP="00887C5D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"</w:t>
            </w:r>
            <w:proofErr w:type="spellStart"/>
            <w:r w:rsidRPr="00024648">
              <w:rPr>
                <w:color w:val="000000"/>
                <w:sz w:val="28"/>
                <w:szCs w:val="28"/>
              </w:rPr>
              <w:t>next_block</w:t>
            </w:r>
            <w:proofErr w:type="spellEnd"/>
            <w:r w:rsidRPr="00024648">
              <w:rPr>
                <w:color w:val="000000"/>
                <w:sz w:val="28"/>
                <w:szCs w:val="28"/>
              </w:rPr>
              <w:t>": …</w:t>
            </w:r>
          </w:p>
          <w:p w14:paraId="6FDE4110" w14:textId="008FA06A" w:rsidR="00887C5D" w:rsidRPr="00024648" w:rsidRDefault="00887C5D" w:rsidP="00887C5D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}</w:t>
            </w:r>
          </w:p>
        </w:tc>
      </w:tr>
    </w:tbl>
    <w:p w14:paraId="16E3D3AE" w14:textId="0A474EDA" w:rsidR="00887C5D" w:rsidRPr="00024648" w:rsidRDefault="00887C5D" w:rsidP="00874712">
      <w:pPr>
        <w:pStyle w:val="Times14"/>
        <w:jc w:val="center"/>
        <w:rPr>
          <w:lang w:eastAsia="ru-RU"/>
        </w:rPr>
      </w:pPr>
      <w:r w:rsidRPr="00024648">
        <w:rPr>
          <w:lang w:eastAsia="ru-RU"/>
        </w:rPr>
        <w:t xml:space="preserve">Рисунок </w:t>
      </w:r>
      <w:r w:rsidR="009E6B9E">
        <w:rPr>
          <w:lang w:eastAsia="ru-RU"/>
        </w:rPr>
        <w:t>9</w:t>
      </w:r>
      <w:r w:rsidRPr="00024648">
        <w:rPr>
          <w:lang w:eastAsia="ru-RU"/>
        </w:rPr>
        <w:t xml:space="preserve"> – Шаблон структуры компонента</w:t>
      </w:r>
    </w:p>
    <w:p w14:paraId="20FFFEF4" w14:textId="54497809" w:rsidR="00435FC4" w:rsidRPr="00024648" w:rsidRDefault="00435FC4" w:rsidP="00113808">
      <w:pPr>
        <w:pStyle w:val="Times14"/>
        <w:spacing w:before="240"/>
        <w:rPr>
          <w:lang w:eastAsia="ru-RU"/>
        </w:rPr>
      </w:pPr>
      <w:r w:rsidRPr="00024648">
        <w:rPr>
          <w:lang w:eastAsia="ru-RU"/>
        </w:rPr>
        <w:t>Примеры компонентов представлены на</w:t>
      </w:r>
      <w:r w:rsidRPr="00024648">
        <w:rPr>
          <w:color w:val="000000" w:themeColor="text1"/>
          <w:lang w:eastAsia="ru-RU"/>
        </w:rPr>
        <w:t xml:space="preserve"> рисунках </w:t>
      </w:r>
      <w:r w:rsidR="009E6B9E">
        <w:rPr>
          <w:color w:val="000000" w:themeColor="text1"/>
          <w:lang w:eastAsia="ru-RU"/>
        </w:rPr>
        <w:t>10</w:t>
      </w:r>
      <w:r w:rsidRPr="00024648">
        <w:rPr>
          <w:color w:val="000000" w:themeColor="text1"/>
          <w:lang w:eastAsia="ru-RU"/>
        </w:rPr>
        <w:t xml:space="preserve"> и 1</w:t>
      </w:r>
      <w:r w:rsidR="009E6B9E">
        <w:rPr>
          <w:color w:val="000000" w:themeColor="text1"/>
          <w:lang w:eastAsia="ru-RU"/>
        </w:rPr>
        <w:t>2</w:t>
      </w:r>
      <w:r w:rsidRPr="00024648">
        <w:rPr>
          <w:color w:val="000000" w:themeColor="text1"/>
          <w:lang w:eastAsia="ru-RU"/>
        </w:rPr>
        <w:t>,</w:t>
      </w:r>
      <w:r w:rsidRPr="00024648">
        <w:rPr>
          <w:lang w:eastAsia="ru-RU"/>
        </w:rPr>
        <w:t xml:space="preserve"> их структуры в формате JSON представлены соответственно на рисунках 1</w:t>
      </w:r>
      <w:r w:rsidR="009E6B9E">
        <w:rPr>
          <w:lang w:eastAsia="ru-RU"/>
        </w:rPr>
        <w:t>1</w:t>
      </w:r>
      <w:r w:rsidRPr="00024648">
        <w:rPr>
          <w:lang w:eastAsia="ru-RU"/>
        </w:rPr>
        <w:t xml:space="preserve"> и 1</w:t>
      </w:r>
      <w:r w:rsidR="009E6B9E">
        <w:rPr>
          <w:lang w:eastAsia="ru-RU"/>
        </w:rPr>
        <w:t>3</w:t>
      </w:r>
      <w:r w:rsidRPr="00024648">
        <w:rPr>
          <w:lang w:eastAsia="ru-RU"/>
        </w:rPr>
        <w:t>.</w:t>
      </w:r>
    </w:p>
    <w:p w14:paraId="399D9A59" w14:textId="66FE3FA9" w:rsidR="00435FC4" w:rsidRPr="00024648" w:rsidRDefault="00874712" w:rsidP="00F04832">
      <w:pPr>
        <w:pStyle w:val="Times14"/>
        <w:jc w:val="center"/>
      </w:pPr>
      <w:r w:rsidRPr="00024648">
        <w:rPr>
          <w:noProof/>
          <w:lang w:eastAsia="ru-RU"/>
        </w:rPr>
        <w:lastRenderedPageBreak/>
        <w:drawing>
          <wp:inline distT="0" distB="0" distL="0" distR="0" wp14:anchorId="00851219" wp14:editId="0CD173B3">
            <wp:extent cx="3340989" cy="2257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54" cy="226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352EA" w14:textId="5F6110F4" w:rsidR="00435FC4" w:rsidRPr="00024648" w:rsidRDefault="00435FC4" w:rsidP="00113808">
      <w:pPr>
        <w:pStyle w:val="Times14"/>
        <w:spacing w:after="240"/>
        <w:jc w:val="center"/>
      </w:pPr>
      <w:r w:rsidRPr="00024648">
        <w:t>Рисунок 1</w:t>
      </w:r>
      <w:r w:rsidR="009E6B9E">
        <w:t>0</w:t>
      </w:r>
      <w:r w:rsidRPr="00024648">
        <w:t xml:space="preserve"> – Компонент «Отправка сообщения»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35FC4" w:rsidRPr="00024648" w14:paraId="4EFCA620" w14:textId="77777777" w:rsidTr="00435FC4">
        <w:tc>
          <w:tcPr>
            <w:tcW w:w="9344" w:type="dxa"/>
          </w:tcPr>
          <w:p w14:paraId="46551682" w14:textId="77777777" w:rsidR="00435FC4" w:rsidRPr="00024648" w:rsidRDefault="00435FC4" w:rsidP="00435FC4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bookmarkStart w:id="467" w:name="_Hlk122465963"/>
            <w:r w:rsidRPr="00024648">
              <w:rPr>
                <w:color w:val="000000"/>
                <w:sz w:val="28"/>
                <w:szCs w:val="28"/>
              </w:rPr>
              <w:t>{</w:t>
            </w:r>
          </w:p>
          <w:p w14:paraId="494D565D" w14:textId="77777777" w:rsidR="00435FC4" w:rsidRPr="00024648" w:rsidRDefault="00435FC4" w:rsidP="00435FC4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"</w:t>
            </w:r>
            <w:proofErr w:type="spellStart"/>
            <w:r w:rsidRPr="00024648">
              <w:rPr>
                <w:color w:val="000000"/>
                <w:sz w:val="28"/>
                <w:szCs w:val="28"/>
              </w:rPr>
              <w:t>id</w:t>
            </w:r>
            <w:proofErr w:type="spellEnd"/>
            <w:r w:rsidRPr="00024648">
              <w:rPr>
                <w:color w:val="000000"/>
                <w:sz w:val="28"/>
                <w:szCs w:val="28"/>
              </w:rPr>
              <w:t>": 1,</w:t>
            </w:r>
          </w:p>
          <w:p w14:paraId="36F6FF28" w14:textId="77777777" w:rsidR="00435FC4" w:rsidRPr="00024648" w:rsidRDefault="00435FC4" w:rsidP="00435FC4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"</w:t>
            </w:r>
            <w:proofErr w:type="spellStart"/>
            <w:r w:rsidRPr="00024648">
              <w:rPr>
                <w:color w:val="000000"/>
                <w:sz w:val="28"/>
                <w:szCs w:val="28"/>
              </w:rPr>
              <w:t>name</w:t>
            </w:r>
            <w:proofErr w:type="spellEnd"/>
            <w:r w:rsidRPr="00024648">
              <w:rPr>
                <w:color w:val="000000"/>
                <w:sz w:val="28"/>
                <w:szCs w:val="28"/>
              </w:rPr>
              <w:t>": "Отправка сообщения",</w:t>
            </w:r>
          </w:p>
          <w:p w14:paraId="3CA78569" w14:textId="77777777" w:rsidR="00435FC4" w:rsidRPr="00024648" w:rsidRDefault="00435FC4" w:rsidP="00435FC4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"</w:t>
            </w:r>
            <w:proofErr w:type="spellStart"/>
            <w:r w:rsidRPr="00024648">
              <w:rPr>
                <w:color w:val="000000"/>
                <w:sz w:val="28"/>
                <w:szCs w:val="28"/>
              </w:rPr>
              <w:t>text</w:t>
            </w:r>
            <w:proofErr w:type="spellEnd"/>
            <w:r w:rsidRPr="00024648">
              <w:rPr>
                <w:color w:val="000000"/>
                <w:sz w:val="28"/>
                <w:szCs w:val="28"/>
              </w:rPr>
              <w:t>": "Текст сообщения",</w:t>
            </w:r>
          </w:p>
          <w:p w14:paraId="4673F825" w14:textId="77777777" w:rsidR="00874712" w:rsidRPr="00024648" w:rsidRDefault="00435FC4" w:rsidP="00874712">
            <w:pPr>
              <w:pStyle w:val="ac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</w:t>
            </w:r>
            <w:bookmarkStart w:id="468" w:name="_Hlk122467207"/>
            <w:r w:rsidRPr="00024648">
              <w:rPr>
                <w:color w:val="000000"/>
                <w:sz w:val="28"/>
                <w:szCs w:val="28"/>
              </w:rPr>
              <w:t>"</w:t>
            </w:r>
            <w:proofErr w:type="spellStart"/>
            <w:r w:rsidRPr="00024648">
              <w:rPr>
                <w:color w:val="000000"/>
                <w:sz w:val="28"/>
                <w:szCs w:val="28"/>
              </w:rPr>
              <w:t>next_block</w:t>
            </w:r>
            <w:proofErr w:type="spellEnd"/>
            <w:r w:rsidRPr="00024648">
              <w:rPr>
                <w:color w:val="000000"/>
                <w:sz w:val="28"/>
                <w:szCs w:val="28"/>
              </w:rPr>
              <w:t xml:space="preserve">": </w:t>
            </w:r>
            <w:bookmarkEnd w:id="468"/>
            <w:r w:rsidRPr="00024648">
              <w:rPr>
                <w:color w:val="000000"/>
                <w:sz w:val="28"/>
                <w:szCs w:val="28"/>
              </w:rPr>
              <w:t>3</w:t>
            </w:r>
          </w:p>
          <w:p w14:paraId="7F753845" w14:textId="0D63BDC5" w:rsidR="00435FC4" w:rsidRPr="00024648" w:rsidRDefault="00435FC4" w:rsidP="00874712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}</w:t>
            </w:r>
            <w:bookmarkEnd w:id="467"/>
          </w:p>
        </w:tc>
      </w:tr>
    </w:tbl>
    <w:p w14:paraId="0BB4DDDA" w14:textId="7DEA84A7" w:rsidR="00435FC4" w:rsidRPr="00024648" w:rsidRDefault="00435FC4" w:rsidP="00113808">
      <w:pPr>
        <w:pStyle w:val="Times14"/>
        <w:spacing w:after="240"/>
        <w:jc w:val="center"/>
      </w:pPr>
      <w:r w:rsidRPr="00024648">
        <w:t>Рисунок 1</w:t>
      </w:r>
      <w:r w:rsidR="009E6B9E">
        <w:t>1</w:t>
      </w:r>
      <w:r w:rsidRPr="00024648">
        <w:t xml:space="preserve"> – </w:t>
      </w:r>
      <w:r w:rsidRPr="00024648">
        <w:rPr>
          <w:lang w:val="en-US"/>
        </w:rPr>
        <w:t>JSON</w:t>
      </w:r>
      <w:r w:rsidRPr="00024648">
        <w:t xml:space="preserve"> структура компонента «Отправка сообщения»</w:t>
      </w:r>
    </w:p>
    <w:p w14:paraId="7B2072F8" w14:textId="016F032A" w:rsidR="00942934" w:rsidRPr="00024648" w:rsidRDefault="00874712" w:rsidP="00942934">
      <w:pPr>
        <w:pStyle w:val="Times14"/>
        <w:jc w:val="center"/>
      </w:pPr>
      <w:r w:rsidRPr="00024648">
        <w:rPr>
          <w:noProof/>
          <w:lang w:eastAsia="ru-RU"/>
        </w:rPr>
        <w:drawing>
          <wp:inline distT="0" distB="0" distL="0" distR="0" wp14:anchorId="0CF56697" wp14:editId="25C39934">
            <wp:extent cx="2319232" cy="358140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586" cy="359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EC23F" w14:textId="4FD9BB13" w:rsidR="00F04832" w:rsidRPr="00024648" w:rsidRDefault="00942934" w:rsidP="00113808">
      <w:pPr>
        <w:pStyle w:val="Times14"/>
        <w:spacing w:after="240"/>
        <w:jc w:val="center"/>
      </w:pPr>
      <w:r w:rsidRPr="00024648">
        <w:t>Рисунок 1</w:t>
      </w:r>
      <w:r w:rsidR="009E6B9E">
        <w:t>2</w:t>
      </w:r>
      <w:r w:rsidRPr="00024648">
        <w:t xml:space="preserve"> – Компонент «Меню»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42934" w:rsidRPr="00024648" w14:paraId="36853365" w14:textId="77777777" w:rsidTr="00942934">
        <w:tc>
          <w:tcPr>
            <w:tcW w:w="9344" w:type="dxa"/>
          </w:tcPr>
          <w:p w14:paraId="290535BA" w14:textId="77777777" w:rsidR="00874712" w:rsidRPr="00024648" w:rsidRDefault="00874712" w:rsidP="00874712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lastRenderedPageBreak/>
              <w:t>{</w:t>
            </w:r>
          </w:p>
          <w:p w14:paraId="47EAF0AB" w14:textId="77777777" w:rsidR="00874712" w:rsidRPr="00024648" w:rsidRDefault="00874712" w:rsidP="00874712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"</w:t>
            </w:r>
            <w:proofErr w:type="spellStart"/>
            <w:r w:rsidRPr="00024648">
              <w:rPr>
                <w:color w:val="000000"/>
                <w:sz w:val="28"/>
                <w:szCs w:val="28"/>
              </w:rPr>
              <w:t>id</w:t>
            </w:r>
            <w:proofErr w:type="spellEnd"/>
            <w:r w:rsidRPr="00024648">
              <w:rPr>
                <w:color w:val="000000"/>
                <w:sz w:val="28"/>
                <w:szCs w:val="28"/>
              </w:rPr>
              <w:t>": 1,</w:t>
            </w:r>
          </w:p>
          <w:p w14:paraId="1B1FB0A2" w14:textId="77777777" w:rsidR="00874712" w:rsidRPr="00024648" w:rsidRDefault="00874712" w:rsidP="00874712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"</w:t>
            </w:r>
            <w:proofErr w:type="spellStart"/>
            <w:r w:rsidRPr="00024648">
              <w:rPr>
                <w:color w:val="000000"/>
                <w:sz w:val="28"/>
                <w:szCs w:val="28"/>
              </w:rPr>
              <w:t>name</w:t>
            </w:r>
            <w:proofErr w:type="spellEnd"/>
            <w:r w:rsidRPr="00024648">
              <w:rPr>
                <w:color w:val="000000"/>
                <w:sz w:val="28"/>
                <w:szCs w:val="28"/>
              </w:rPr>
              <w:t>": "Отправка изображения",</w:t>
            </w:r>
          </w:p>
          <w:p w14:paraId="29C7E888" w14:textId="77777777" w:rsidR="00874712" w:rsidRPr="00024648" w:rsidRDefault="00874712" w:rsidP="00874712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 "</w:t>
            </w:r>
            <w:proofErr w:type="spellStart"/>
            <w:r w:rsidRPr="00024648">
              <w:rPr>
                <w:color w:val="000000"/>
                <w:sz w:val="28"/>
                <w:szCs w:val="28"/>
              </w:rPr>
              <w:t>imgUrl</w:t>
            </w:r>
            <w:proofErr w:type="spellEnd"/>
            <w:r w:rsidRPr="00024648">
              <w:rPr>
                <w:color w:val="000000"/>
                <w:sz w:val="28"/>
                <w:szCs w:val="28"/>
              </w:rPr>
              <w:t>": "</w:t>
            </w:r>
            <w:r w:rsidRPr="00024648">
              <w:rPr>
                <w:i/>
                <w:iCs/>
                <w:color w:val="000000"/>
                <w:sz w:val="28"/>
                <w:szCs w:val="28"/>
              </w:rPr>
              <w:t>Ссылка на изображение</w:t>
            </w:r>
            <w:r w:rsidRPr="00024648">
              <w:rPr>
                <w:color w:val="000000"/>
                <w:sz w:val="28"/>
                <w:szCs w:val="28"/>
              </w:rPr>
              <w:t>",</w:t>
            </w:r>
          </w:p>
          <w:p w14:paraId="75306D4A" w14:textId="0BF1ED03" w:rsidR="00874712" w:rsidRPr="00024648" w:rsidRDefault="00874712" w:rsidP="00874712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</w:rPr>
              <w:t>  </w:t>
            </w:r>
            <w:r w:rsidRPr="00024648">
              <w:rPr>
                <w:color w:val="000000"/>
                <w:sz w:val="28"/>
                <w:szCs w:val="28"/>
                <w:lang w:val="en-US"/>
              </w:rPr>
              <w:t>"caption": "</w:t>
            </w:r>
            <w:r w:rsidRPr="00024648">
              <w:rPr>
                <w:color w:val="000000"/>
                <w:sz w:val="28"/>
                <w:szCs w:val="28"/>
              </w:rPr>
              <w:t>Выберите</w:t>
            </w:r>
            <w:r w:rsidRPr="00024648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024648">
              <w:rPr>
                <w:color w:val="000000"/>
                <w:sz w:val="28"/>
                <w:szCs w:val="28"/>
              </w:rPr>
              <w:t>действие</w:t>
            </w:r>
            <w:r w:rsidRPr="00024648">
              <w:rPr>
                <w:color w:val="000000"/>
                <w:sz w:val="28"/>
                <w:szCs w:val="28"/>
                <w:lang w:val="en-US"/>
              </w:rPr>
              <w:t>",</w:t>
            </w:r>
          </w:p>
          <w:p w14:paraId="5DDD9F73" w14:textId="77777777" w:rsidR="00874712" w:rsidRPr="00024648" w:rsidRDefault="00874712" w:rsidP="00874712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"keyboard": {</w:t>
            </w:r>
          </w:p>
          <w:p w14:paraId="1A3AEA74" w14:textId="77777777" w:rsidR="00874712" w:rsidRPr="00024648" w:rsidRDefault="00874712" w:rsidP="00874712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"inline": false,</w:t>
            </w:r>
          </w:p>
          <w:p w14:paraId="6141184A" w14:textId="77777777" w:rsidR="00874712" w:rsidRPr="00024648" w:rsidRDefault="00874712" w:rsidP="00874712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"buttons": [</w:t>
            </w:r>
          </w:p>
          <w:p w14:paraId="194DB8E9" w14:textId="77777777" w:rsidR="00874712" w:rsidRPr="00024648" w:rsidRDefault="00874712" w:rsidP="00874712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  {</w:t>
            </w:r>
          </w:p>
          <w:p w14:paraId="55BB76F2" w14:textId="77777777" w:rsidR="00874712" w:rsidRPr="00024648" w:rsidRDefault="00874712" w:rsidP="00874712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    "text": "</w:t>
            </w:r>
            <w:r w:rsidRPr="00024648">
              <w:rPr>
                <w:color w:val="000000"/>
                <w:sz w:val="28"/>
                <w:szCs w:val="28"/>
              </w:rPr>
              <w:t>Пункт</w:t>
            </w:r>
            <w:r w:rsidRPr="00024648">
              <w:rPr>
                <w:color w:val="000000"/>
                <w:sz w:val="28"/>
                <w:szCs w:val="28"/>
                <w:lang w:val="en-US"/>
              </w:rPr>
              <w:t>1",</w:t>
            </w:r>
          </w:p>
          <w:p w14:paraId="13CEF384" w14:textId="77777777" w:rsidR="00874712" w:rsidRPr="00024648" w:rsidRDefault="00874712" w:rsidP="00874712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    "</w:t>
            </w:r>
            <w:proofErr w:type="spellStart"/>
            <w:r w:rsidRPr="00024648">
              <w:rPr>
                <w:color w:val="000000"/>
                <w:sz w:val="28"/>
                <w:szCs w:val="28"/>
                <w:lang w:val="en-US"/>
              </w:rPr>
              <w:t>next_block</w:t>
            </w:r>
            <w:proofErr w:type="spellEnd"/>
            <w:r w:rsidRPr="00024648">
              <w:rPr>
                <w:color w:val="000000"/>
                <w:sz w:val="28"/>
                <w:szCs w:val="28"/>
                <w:lang w:val="en-US"/>
              </w:rPr>
              <w:t>": 2,</w:t>
            </w:r>
          </w:p>
          <w:p w14:paraId="0560BB04" w14:textId="77777777" w:rsidR="00874712" w:rsidRPr="00B20ED8" w:rsidRDefault="00874712" w:rsidP="00874712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  <w:rPrChange w:id="469" w:author="Кошкин Олег Владимирович" w:date="2022-12-27T11:54:00Z">
                  <w:rPr>
                    <w:sz w:val="28"/>
                    <w:szCs w:val="28"/>
                  </w:rPr>
                </w:rPrChange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  </w:t>
            </w:r>
            <w:r w:rsidRPr="00B20ED8">
              <w:rPr>
                <w:color w:val="000000"/>
                <w:sz w:val="28"/>
                <w:szCs w:val="28"/>
                <w:lang w:val="en-US"/>
                <w:rPrChange w:id="470" w:author="Кошкин Олег Владимирович" w:date="2022-12-27T11:54:00Z">
                  <w:rPr>
                    <w:color w:val="000000"/>
                    <w:sz w:val="28"/>
                    <w:szCs w:val="28"/>
                  </w:rPr>
                </w:rPrChange>
              </w:rPr>
              <w:t>},</w:t>
            </w:r>
          </w:p>
          <w:p w14:paraId="6AF3346F" w14:textId="77777777" w:rsidR="00874712" w:rsidRPr="00024648" w:rsidRDefault="00874712" w:rsidP="00874712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B20ED8">
              <w:rPr>
                <w:color w:val="000000"/>
                <w:sz w:val="28"/>
                <w:szCs w:val="28"/>
                <w:lang w:val="en-US"/>
                <w:rPrChange w:id="471" w:author="Кошкин Олег Владимирович" w:date="2022-12-27T11:54:00Z">
                  <w:rPr>
                    <w:color w:val="000000"/>
                    <w:sz w:val="28"/>
                    <w:szCs w:val="28"/>
                  </w:rPr>
                </w:rPrChange>
              </w:rPr>
              <w:t>      </w:t>
            </w:r>
            <w:r w:rsidRPr="00024648">
              <w:rPr>
                <w:color w:val="000000"/>
                <w:sz w:val="28"/>
                <w:szCs w:val="28"/>
              </w:rPr>
              <w:t>{</w:t>
            </w:r>
          </w:p>
          <w:p w14:paraId="0F2F7812" w14:textId="77777777" w:rsidR="00874712" w:rsidRPr="00024648" w:rsidRDefault="00874712" w:rsidP="00874712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      "</w:t>
            </w:r>
            <w:proofErr w:type="spellStart"/>
            <w:r w:rsidRPr="00024648">
              <w:rPr>
                <w:color w:val="000000"/>
                <w:sz w:val="28"/>
                <w:szCs w:val="28"/>
              </w:rPr>
              <w:t>text</w:t>
            </w:r>
            <w:proofErr w:type="spellEnd"/>
            <w:r w:rsidRPr="00024648">
              <w:rPr>
                <w:color w:val="000000"/>
                <w:sz w:val="28"/>
                <w:szCs w:val="28"/>
              </w:rPr>
              <w:t>": "Пункт2",</w:t>
            </w:r>
          </w:p>
          <w:p w14:paraId="2B1DF3D3" w14:textId="77777777" w:rsidR="00874712" w:rsidRPr="00024648" w:rsidRDefault="00874712" w:rsidP="00874712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      "</w:t>
            </w:r>
            <w:proofErr w:type="spellStart"/>
            <w:r w:rsidRPr="00024648">
              <w:rPr>
                <w:color w:val="000000"/>
                <w:sz w:val="28"/>
                <w:szCs w:val="28"/>
              </w:rPr>
              <w:t>next_block</w:t>
            </w:r>
            <w:proofErr w:type="spellEnd"/>
            <w:r w:rsidRPr="00024648">
              <w:rPr>
                <w:color w:val="000000"/>
                <w:sz w:val="28"/>
                <w:szCs w:val="28"/>
              </w:rPr>
              <w:t>": 3,</w:t>
            </w:r>
          </w:p>
          <w:p w14:paraId="371FC2B7" w14:textId="77777777" w:rsidR="00874712" w:rsidRPr="00024648" w:rsidRDefault="00874712" w:rsidP="00874712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    }</w:t>
            </w:r>
          </w:p>
          <w:p w14:paraId="587DB0E2" w14:textId="77777777" w:rsidR="00874712" w:rsidRPr="00024648" w:rsidRDefault="00874712" w:rsidP="00874712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  ]</w:t>
            </w:r>
          </w:p>
          <w:p w14:paraId="68F7B61A" w14:textId="77777777" w:rsidR="00874712" w:rsidRPr="00024648" w:rsidRDefault="00874712" w:rsidP="00874712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}</w:t>
            </w:r>
          </w:p>
          <w:p w14:paraId="0211E1C9" w14:textId="77777777" w:rsidR="00874712" w:rsidRPr="00024648" w:rsidRDefault="00874712" w:rsidP="00874712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}</w:t>
            </w:r>
          </w:p>
          <w:p w14:paraId="3FA84C55" w14:textId="3F1523A5" w:rsidR="00942934" w:rsidRPr="00024648" w:rsidRDefault="00942934" w:rsidP="00874712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</w:tr>
    </w:tbl>
    <w:p w14:paraId="7865F782" w14:textId="168CB063" w:rsidR="00942934" w:rsidRPr="00024648" w:rsidRDefault="00942934" w:rsidP="00942934">
      <w:pPr>
        <w:pStyle w:val="Times14"/>
        <w:jc w:val="center"/>
      </w:pPr>
      <w:r w:rsidRPr="00024648">
        <w:t>Рисунок 1</w:t>
      </w:r>
      <w:r w:rsidR="009E6B9E">
        <w:t>3</w:t>
      </w:r>
      <w:r w:rsidRPr="00024648">
        <w:t xml:space="preserve"> – </w:t>
      </w:r>
      <w:r w:rsidRPr="00024648">
        <w:rPr>
          <w:lang w:val="en-US"/>
        </w:rPr>
        <w:t>JSON</w:t>
      </w:r>
      <w:r w:rsidRPr="00024648">
        <w:t xml:space="preserve"> структура компонента «Меню»</w:t>
      </w:r>
    </w:p>
    <w:p w14:paraId="2D15A669" w14:textId="49CD2BC2" w:rsidR="00404946" w:rsidRPr="00024648" w:rsidRDefault="00874712" w:rsidP="002D2ED0">
      <w:pPr>
        <w:pStyle w:val="VyatSUHeader3"/>
        <w:rPr>
          <w:lang w:val="en-US"/>
        </w:rPr>
      </w:pPr>
      <w:bookmarkStart w:id="472" w:name="_Toc122726819"/>
      <w:r w:rsidRPr="00024648">
        <w:t>Пользовательский и</w:t>
      </w:r>
      <w:r w:rsidR="00404946" w:rsidRPr="00024648">
        <w:t>нтерфейс конструктора</w:t>
      </w:r>
      <w:bookmarkEnd w:id="472"/>
    </w:p>
    <w:p w14:paraId="4A24E126" w14:textId="77777777" w:rsidR="00404946" w:rsidRPr="00024648" w:rsidRDefault="00404946" w:rsidP="00404946">
      <w:pPr>
        <w:pStyle w:val="Times14"/>
      </w:pPr>
      <w:r w:rsidRPr="00024648">
        <w:t>Интерфейс конструктора предоставляет наглядное, интуитивно понятное представление размещенной информации. Элементы управления обеспечивают однозначное понимание пользователем их смысла. </w:t>
      </w:r>
    </w:p>
    <w:p w14:paraId="03DE5B28" w14:textId="0EB5060C" w:rsidR="00404946" w:rsidRPr="00024648" w:rsidRDefault="00404946" w:rsidP="00404946">
      <w:pPr>
        <w:pStyle w:val="Times14"/>
      </w:pPr>
      <w:r w:rsidRPr="00024648">
        <w:t>В структуре интерфейса конструктора можно выделить две основополагающие части:</w:t>
      </w:r>
    </w:p>
    <w:p w14:paraId="045BB3AC" w14:textId="77FE1A03" w:rsidR="00404946" w:rsidRPr="00024648" w:rsidRDefault="00404946" w:rsidP="0048344F">
      <w:pPr>
        <w:pStyle w:val="Times14"/>
        <w:numPr>
          <w:ilvl w:val="0"/>
          <w:numId w:val="27"/>
        </w:numPr>
        <w:ind w:left="0" w:firstLine="709"/>
      </w:pPr>
      <w:r w:rsidRPr="00024648">
        <w:t>панель со списком доступных компонентов</w:t>
      </w:r>
      <w:r w:rsidR="00F04832" w:rsidRPr="00024648">
        <w:t>;</w:t>
      </w:r>
    </w:p>
    <w:p w14:paraId="4D08926B" w14:textId="380D3EB2" w:rsidR="00404946" w:rsidRPr="00024648" w:rsidRDefault="00404946" w:rsidP="0048344F">
      <w:pPr>
        <w:pStyle w:val="Times14"/>
        <w:numPr>
          <w:ilvl w:val="0"/>
          <w:numId w:val="27"/>
        </w:numPr>
        <w:ind w:left="0" w:firstLine="709"/>
      </w:pPr>
      <w:r w:rsidRPr="00024648">
        <w:t>визуальный редактор для размещения и связывания компонентов</w:t>
      </w:r>
      <w:r w:rsidR="00F04832" w:rsidRPr="00024648">
        <w:t>.</w:t>
      </w:r>
    </w:p>
    <w:p w14:paraId="7A0E19E2" w14:textId="6D6D4F20" w:rsidR="00404946" w:rsidRPr="00024648" w:rsidRDefault="00404946" w:rsidP="00404946">
      <w:pPr>
        <w:pStyle w:val="Times14"/>
        <w:rPr>
          <w:color w:val="000000"/>
        </w:rPr>
      </w:pPr>
      <w:r w:rsidRPr="00024648">
        <w:rPr>
          <w:color w:val="000000"/>
        </w:rPr>
        <w:t>Шаблон интерфейса конструктора представлен на рисунке 1</w:t>
      </w:r>
      <w:r w:rsidR="009E6B9E">
        <w:rPr>
          <w:color w:val="000000"/>
        </w:rPr>
        <w:t>4</w:t>
      </w:r>
      <w:r w:rsidRPr="00024648">
        <w:rPr>
          <w:color w:val="000000"/>
        </w:rPr>
        <w:t>.</w:t>
      </w:r>
    </w:p>
    <w:p w14:paraId="0C16EFA1" w14:textId="77BC11EF" w:rsidR="00404946" w:rsidRPr="00024648" w:rsidRDefault="00404946" w:rsidP="00404946">
      <w:pPr>
        <w:pStyle w:val="Times14"/>
      </w:pPr>
      <w:r w:rsidRPr="00024648">
        <w:rPr>
          <w:noProof/>
          <w:color w:val="000000"/>
          <w:lang w:eastAsia="ru-RU"/>
        </w:rPr>
        <w:lastRenderedPageBreak/>
        <w:drawing>
          <wp:inline distT="0" distB="0" distL="0" distR="0" wp14:anchorId="4C739C87" wp14:editId="100054A6">
            <wp:extent cx="5054221" cy="3848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392" cy="385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EE96F" w14:textId="2119DD27" w:rsidR="00404946" w:rsidRPr="00024648" w:rsidRDefault="00404946" w:rsidP="00404946">
      <w:pPr>
        <w:pStyle w:val="Times14"/>
        <w:jc w:val="center"/>
      </w:pPr>
      <w:r w:rsidRPr="00024648">
        <w:t>Рисунок 1</w:t>
      </w:r>
      <w:r w:rsidR="009E6B9E">
        <w:t>4</w:t>
      </w:r>
      <w:r w:rsidRPr="00024648">
        <w:t xml:space="preserve"> – Шаблон интерфейса конструктора</w:t>
      </w:r>
    </w:p>
    <w:p w14:paraId="37149B4D" w14:textId="7BD6D56C" w:rsidR="00404946" w:rsidRPr="00024648" w:rsidRDefault="00404946" w:rsidP="002D2ED0">
      <w:pPr>
        <w:pStyle w:val="VyatSUHeader2"/>
      </w:pPr>
      <w:bookmarkStart w:id="473" w:name="_Toc122726820"/>
      <w:r w:rsidRPr="00024648">
        <w:rPr>
          <w:lang w:val="en-US"/>
        </w:rPr>
        <w:t xml:space="preserve">Telegram </w:t>
      </w:r>
      <w:r w:rsidRPr="00024648">
        <w:t>бот</w:t>
      </w:r>
      <w:bookmarkEnd w:id="473"/>
    </w:p>
    <w:p w14:paraId="12BABBE4" w14:textId="77777777" w:rsidR="00404946" w:rsidRPr="00024648" w:rsidRDefault="00404946" w:rsidP="00404946">
      <w:pPr>
        <w:pStyle w:val="Times14"/>
      </w:pPr>
      <w:r w:rsidRPr="00024648">
        <w:t>Для эффективного взаимодействия пользователя с ботом он должен обладать набором таких функций как:</w:t>
      </w:r>
    </w:p>
    <w:p w14:paraId="20C6D494" w14:textId="77777777" w:rsidR="00404946" w:rsidRPr="00024648" w:rsidRDefault="00404946" w:rsidP="0048344F">
      <w:pPr>
        <w:pStyle w:val="Times14"/>
        <w:numPr>
          <w:ilvl w:val="0"/>
          <w:numId w:val="28"/>
        </w:numPr>
        <w:ind w:left="0" w:firstLine="709"/>
      </w:pPr>
      <w:r w:rsidRPr="00024648">
        <w:t>регистрация клиента;</w:t>
      </w:r>
    </w:p>
    <w:p w14:paraId="06D5E578" w14:textId="77777777" w:rsidR="00404946" w:rsidRPr="00024648" w:rsidRDefault="00404946" w:rsidP="0048344F">
      <w:pPr>
        <w:pStyle w:val="Times14"/>
        <w:numPr>
          <w:ilvl w:val="0"/>
          <w:numId w:val="28"/>
        </w:numPr>
        <w:ind w:left="0" w:firstLine="709"/>
      </w:pPr>
      <w:r w:rsidRPr="00024648">
        <w:t>покупка абонемента;</w:t>
      </w:r>
    </w:p>
    <w:p w14:paraId="56D0ECCE" w14:textId="77777777" w:rsidR="00404946" w:rsidRPr="00024648" w:rsidRDefault="00404946" w:rsidP="0048344F">
      <w:pPr>
        <w:pStyle w:val="Times14"/>
        <w:numPr>
          <w:ilvl w:val="0"/>
          <w:numId w:val="28"/>
        </w:numPr>
        <w:ind w:left="0" w:firstLine="709"/>
      </w:pPr>
      <w:r w:rsidRPr="00024648">
        <w:t>запись на тренировки;</w:t>
      </w:r>
    </w:p>
    <w:p w14:paraId="28198E3A" w14:textId="77777777" w:rsidR="00404946" w:rsidRPr="00024648" w:rsidRDefault="00404946" w:rsidP="0048344F">
      <w:pPr>
        <w:pStyle w:val="Times14"/>
        <w:numPr>
          <w:ilvl w:val="0"/>
          <w:numId w:val="28"/>
        </w:numPr>
        <w:ind w:left="0" w:firstLine="709"/>
      </w:pPr>
      <w:r w:rsidRPr="00024648">
        <w:t>уведомления клиентов спортзала о событиях;</w:t>
      </w:r>
    </w:p>
    <w:p w14:paraId="7772166B" w14:textId="77777777" w:rsidR="00404946" w:rsidRPr="00024648" w:rsidRDefault="00404946" w:rsidP="0048344F">
      <w:pPr>
        <w:pStyle w:val="Times14"/>
        <w:numPr>
          <w:ilvl w:val="0"/>
          <w:numId w:val="28"/>
        </w:numPr>
        <w:ind w:left="0" w:firstLine="709"/>
      </w:pPr>
      <w:r w:rsidRPr="00024648">
        <w:t>новости спортивного клуба.</w:t>
      </w:r>
    </w:p>
    <w:p w14:paraId="5A0128F3" w14:textId="21A5B9D1" w:rsidR="00404946" w:rsidRPr="00024648" w:rsidRDefault="00404946" w:rsidP="00404946">
      <w:pPr>
        <w:pStyle w:val="Times14"/>
        <w:rPr>
          <w:color w:val="000000"/>
        </w:rPr>
      </w:pPr>
      <w:r w:rsidRPr="00024648">
        <w:rPr>
          <w:color w:val="000000"/>
        </w:rPr>
        <w:t>Взаимодействие между пользователем и Telegram ботов происходит следующим образом:</w:t>
      </w:r>
    </w:p>
    <w:p w14:paraId="1039293D" w14:textId="3172224B" w:rsidR="00404946" w:rsidRPr="00024648" w:rsidRDefault="00404946" w:rsidP="0048344F">
      <w:pPr>
        <w:pStyle w:val="Times14"/>
        <w:numPr>
          <w:ilvl w:val="0"/>
          <w:numId w:val="29"/>
        </w:numPr>
      </w:pPr>
      <w:r w:rsidRPr="00024648">
        <w:t>Пользователь отправляет команду боту</w:t>
      </w:r>
      <w:r w:rsidR="0089240E" w:rsidRPr="00024648">
        <w:rPr>
          <w:lang w:val="en-US"/>
        </w:rPr>
        <w:t>;</w:t>
      </w:r>
    </w:p>
    <w:p w14:paraId="7BEFB763" w14:textId="7AB1C1FF" w:rsidR="00404946" w:rsidRPr="00024648" w:rsidRDefault="00404946" w:rsidP="0048344F">
      <w:pPr>
        <w:pStyle w:val="Times14"/>
        <w:numPr>
          <w:ilvl w:val="0"/>
          <w:numId w:val="29"/>
        </w:numPr>
      </w:pPr>
      <w:r w:rsidRPr="00024648">
        <w:t>Telegram передает полученную команду на сервер с ботом</w:t>
      </w:r>
      <w:r w:rsidR="0089240E" w:rsidRPr="00024648">
        <w:t>;</w:t>
      </w:r>
    </w:p>
    <w:p w14:paraId="365B53F1" w14:textId="25A5B5B2" w:rsidR="00404946" w:rsidRPr="00024648" w:rsidRDefault="00404946" w:rsidP="0048344F">
      <w:pPr>
        <w:pStyle w:val="Times14"/>
        <w:numPr>
          <w:ilvl w:val="0"/>
          <w:numId w:val="29"/>
        </w:numPr>
      </w:pPr>
      <w:r w:rsidRPr="00024648">
        <w:lastRenderedPageBreak/>
        <w:t>Программа на сервере обрабатывает полученный от бота запрос и формирует определенный ответ</w:t>
      </w:r>
      <w:r w:rsidR="0089240E" w:rsidRPr="00024648">
        <w:t>;</w:t>
      </w:r>
    </w:p>
    <w:p w14:paraId="68B00B81" w14:textId="39C6D674" w:rsidR="00404946" w:rsidRPr="00024648" w:rsidRDefault="00404946" w:rsidP="0048344F">
      <w:pPr>
        <w:pStyle w:val="Times14"/>
        <w:numPr>
          <w:ilvl w:val="0"/>
          <w:numId w:val="29"/>
        </w:numPr>
      </w:pPr>
      <w:r w:rsidRPr="00024648">
        <w:t>Сервер отдает ответ пользователю</w:t>
      </w:r>
      <w:r w:rsidR="00F04832" w:rsidRPr="00024648">
        <w:rPr>
          <w:lang w:val="en-US"/>
        </w:rPr>
        <w:t>.</w:t>
      </w:r>
    </w:p>
    <w:p w14:paraId="6DD63AEC" w14:textId="78899FB6" w:rsidR="00404946" w:rsidRPr="00024648" w:rsidRDefault="00404946" w:rsidP="00404946">
      <w:pPr>
        <w:pStyle w:val="Times14"/>
        <w:rPr>
          <w:color w:val="000000"/>
        </w:rPr>
      </w:pPr>
      <w:r w:rsidRPr="00024648">
        <w:rPr>
          <w:color w:val="000000"/>
        </w:rPr>
        <w:t>Этот цикл повторяется каждый раз взаимодействии пользователя с Telegram ботом.</w:t>
      </w:r>
    </w:p>
    <w:p w14:paraId="52C10E1D" w14:textId="29B3B2D9" w:rsidR="00404946" w:rsidRPr="00024648" w:rsidRDefault="00404946" w:rsidP="00404946">
      <w:pPr>
        <w:pStyle w:val="Times14"/>
        <w:rPr>
          <w:color w:val="000000"/>
        </w:rPr>
      </w:pPr>
      <w:r w:rsidRPr="00024648">
        <w:rPr>
          <w:color w:val="000000"/>
        </w:rPr>
        <w:t>Процесс взаимодействия пользователя с ботом показан на диаграмме последовательности – рисунок 1</w:t>
      </w:r>
      <w:r w:rsidR="009E6B9E">
        <w:rPr>
          <w:color w:val="000000"/>
        </w:rPr>
        <w:t>5</w:t>
      </w:r>
      <w:r w:rsidRPr="00024648">
        <w:rPr>
          <w:color w:val="000000"/>
        </w:rPr>
        <w:t>.</w:t>
      </w:r>
    </w:p>
    <w:p w14:paraId="209C336D" w14:textId="368A74E5" w:rsidR="00404946" w:rsidRPr="00024648" w:rsidRDefault="00874712" w:rsidP="00404946">
      <w:pPr>
        <w:pStyle w:val="Times14"/>
      </w:pPr>
      <w:r w:rsidRPr="00024648">
        <w:rPr>
          <w:noProof/>
          <w:lang w:eastAsia="ru-RU"/>
        </w:rPr>
        <w:drawing>
          <wp:inline distT="0" distB="0" distL="0" distR="0" wp14:anchorId="2C7AAEEF" wp14:editId="04B628A1">
            <wp:extent cx="5467350" cy="378986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638" cy="379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58066" w14:textId="6B39559F" w:rsidR="00404946" w:rsidRPr="00024648" w:rsidRDefault="00404946" w:rsidP="000A2BA3">
      <w:pPr>
        <w:pStyle w:val="Times14"/>
        <w:jc w:val="center"/>
      </w:pPr>
      <w:r w:rsidRPr="00024648">
        <w:t>Рисунок 1</w:t>
      </w:r>
      <w:r w:rsidR="009E6B9E">
        <w:t>5</w:t>
      </w:r>
      <w:r w:rsidRPr="00024648">
        <w:t xml:space="preserve"> </w:t>
      </w:r>
      <w:r w:rsidR="000A2BA3" w:rsidRPr="00024648">
        <w:t>–</w:t>
      </w:r>
      <w:r w:rsidRPr="00024648">
        <w:t xml:space="preserve"> </w:t>
      </w:r>
      <w:r w:rsidR="000A2BA3" w:rsidRPr="00024648">
        <w:t>Схема взаимодействия пользователя с ботом</w:t>
      </w:r>
    </w:p>
    <w:p w14:paraId="4E611EDD" w14:textId="7EE9F400" w:rsidR="0089240E" w:rsidRPr="006F57FC" w:rsidRDefault="006F57FC" w:rsidP="006F57FC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91E9DB5" w14:textId="36C755D2" w:rsidR="0089240E" w:rsidRPr="004E71E6" w:rsidRDefault="000A2BA3" w:rsidP="002D2ED0">
      <w:pPr>
        <w:pStyle w:val="VyatSUHeader3"/>
      </w:pPr>
      <w:bookmarkStart w:id="474" w:name="_Toc122726821"/>
      <w:r w:rsidRPr="00024648">
        <w:lastRenderedPageBreak/>
        <w:t>Структура бота</w:t>
      </w:r>
      <w:bookmarkEnd w:id="474"/>
    </w:p>
    <w:p w14:paraId="7F2C0F5D" w14:textId="5CA0C560" w:rsidR="000A2BA3" w:rsidRPr="00024648" w:rsidRDefault="000A2BA3" w:rsidP="000A2BA3">
      <w:pPr>
        <w:pStyle w:val="Times14"/>
        <w:rPr>
          <w:color w:val="000000"/>
        </w:rPr>
      </w:pPr>
      <w:r w:rsidRPr="00024648">
        <w:rPr>
          <w:color w:val="000000"/>
        </w:rPr>
        <w:t xml:space="preserve">Так как все создаваемые в конструкторе боты состоят из набора определенных компонентов и имеют схожие функции, для обработки входящих запросов на сервере запускается один экземпляр приложения, который обрабатывает входящие запросы всех для всех ботов. Telegram отправляет запросы о событиях в боте на </w:t>
      </w:r>
      <w:proofErr w:type="spellStart"/>
      <w:r w:rsidRPr="00024648">
        <w:rPr>
          <w:color w:val="000000"/>
        </w:rPr>
        <w:t>url</w:t>
      </w:r>
      <w:proofErr w:type="spellEnd"/>
      <w:r w:rsidRPr="00024648">
        <w:rPr>
          <w:color w:val="000000"/>
        </w:rPr>
        <w:t xml:space="preserve"> адреса, генерируемые для каждого бота при его первом запуске. </w:t>
      </w:r>
      <w:r w:rsidR="00874712" w:rsidRPr="00024648">
        <w:rPr>
          <w:color w:val="000000"/>
        </w:rPr>
        <w:t>При поступлении HTTP запроса от Telegram происходит получение информации о состоянии пользователя бота. После чего выполняется проверка соответствия полученных данных с данными, допустимыми в текущем состоянии пользователя. Затем происходит обработка полученных данных в соответствии с текущим состоянием пользователя и переход в новое состояние, для которого формируется и отправляется ответ</w:t>
      </w:r>
      <w:r w:rsidRPr="00024648">
        <w:rPr>
          <w:color w:val="000000"/>
        </w:rPr>
        <w:t>. Схема обработки запросов пользователя показана на рисунке 1</w:t>
      </w:r>
      <w:r w:rsidR="009E6B9E">
        <w:rPr>
          <w:color w:val="000000"/>
        </w:rPr>
        <w:t>6</w:t>
      </w:r>
      <w:r w:rsidRPr="00024648">
        <w:rPr>
          <w:color w:val="000000"/>
        </w:rPr>
        <w:t>.</w:t>
      </w:r>
    </w:p>
    <w:p w14:paraId="56F53562" w14:textId="77777777" w:rsidR="00534020" w:rsidRPr="00024648" w:rsidRDefault="00534020" w:rsidP="000A2BA3">
      <w:pPr>
        <w:pStyle w:val="Times14"/>
        <w:rPr>
          <w:color w:val="000000"/>
        </w:rPr>
      </w:pPr>
    </w:p>
    <w:p w14:paraId="051B600D" w14:textId="680CE462" w:rsidR="000A2BA3" w:rsidRPr="00024648" w:rsidRDefault="00534020" w:rsidP="000A2BA3">
      <w:pPr>
        <w:pStyle w:val="Times14"/>
      </w:pPr>
      <w:r w:rsidRPr="00024648">
        <w:rPr>
          <w:noProof/>
          <w:color w:val="000000"/>
          <w:lang w:eastAsia="ru-RU"/>
        </w:rPr>
        <w:drawing>
          <wp:inline distT="0" distB="0" distL="0" distR="0" wp14:anchorId="2E2EEF98" wp14:editId="3AE704A4">
            <wp:extent cx="5524500" cy="291743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268" cy="292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9E104" w14:textId="65EE53A9" w:rsidR="000A2BA3" w:rsidRPr="00024648" w:rsidRDefault="000A2BA3" w:rsidP="000A2BA3">
      <w:pPr>
        <w:pStyle w:val="Times14"/>
        <w:jc w:val="center"/>
      </w:pPr>
      <w:r w:rsidRPr="00024648">
        <w:t>Рисунок 1</w:t>
      </w:r>
      <w:r w:rsidR="009E6B9E">
        <w:t>6</w:t>
      </w:r>
      <w:r w:rsidRPr="00024648">
        <w:t xml:space="preserve"> – Схема обработки запросов пользователя</w:t>
      </w:r>
    </w:p>
    <w:p w14:paraId="2443853F" w14:textId="0B89ADA7" w:rsidR="000A2BA3" w:rsidRPr="00024648" w:rsidRDefault="00534020" w:rsidP="00113808">
      <w:pPr>
        <w:pStyle w:val="Times14"/>
        <w:spacing w:before="240"/>
      </w:pPr>
      <w:r w:rsidRPr="00024648">
        <w:lastRenderedPageBreak/>
        <w:t>Общий алгоритм обработки пользовательских запросов к боту в виде граф-схемы алгоритма приведен на рисунке 1</w:t>
      </w:r>
      <w:r w:rsidR="009E6B9E">
        <w:t>7</w:t>
      </w:r>
      <w:r w:rsidRPr="00024648">
        <w:t>.</w:t>
      </w:r>
    </w:p>
    <w:p w14:paraId="5A019C62" w14:textId="272FCBF9" w:rsidR="00534020" w:rsidRPr="00024648" w:rsidRDefault="00D94EA6" w:rsidP="00534020">
      <w:pPr>
        <w:pStyle w:val="Times14"/>
      </w:pPr>
      <w:r w:rsidRPr="00024648">
        <w:rPr>
          <w:noProof/>
          <w:lang w:eastAsia="ru-RU"/>
        </w:rPr>
        <w:drawing>
          <wp:inline distT="0" distB="0" distL="0" distR="0" wp14:anchorId="7F32A5A4" wp14:editId="41B45509">
            <wp:extent cx="4883458" cy="76104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557" cy="765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0C926" w14:textId="5917F0E4" w:rsidR="00D94EA6" w:rsidRPr="00024648" w:rsidRDefault="00D94EA6" w:rsidP="00D94EA6">
      <w:pPr>
        <w:pStyle w:val="Times14"/>
        <w:jc w:val="center"/>
      </w:pPr>
      <w:r w:rsidRPr="00024648">
        <w:t>Рисунок 1</w:t>
      </w:r>
      <w:r w:rsidR="009E6B9E">
        <w:t>7</w:t>
      </w:r>
      <w:r w:rsidRPr="00024648">
        <w:t xml:space="preserve"> – ГСА обработки запроса пользователя</w:t>
      </w:r>
    </w:p>
    <w:p w14:paraId="432FE1EA" w14:textId="772C1D5B" w:rsidR="00D94EA6" w:rsidRPr="004B3BA6" w:rsidRDefault="00D94EA6" w:rsidP="002D2ED0">
      <w:pPr>
        <w:pStyle w:val="VyatSUHeader3"/>
      </w:pPr>
      <w:bookmarkStart w:id="475" w:name="_Toc122726822"/>
      <w:r w:rsidRPr="00024648">
        <w:lastRenderedPageBreak/>
        <w:t>Пример взаимодействия пользователя с ботом</w:t>
      </w:r>
      <w:bookmarkEnd w:id="475"/>
    </w:p>
    <w:p w14:paraId="73BA8E0B" w14:textId="5CD8C847" w:rsidR="00D94EA6" w:rsidRPr="00024648" w:rsidRDefault="00D94EA6" w:rsidP="00113808">
      <w:pPr>
        <w:pStyle w:val="Times14"/>
        <w:spacing w:after="240"/>
      </w:pPr>
      <w:r w:rsidRPr="00024648">
        <w:t>В качестве примера взаимодействия пользователя с Telegram ботом приводится бот, реализующий функционал настроек языка пользовательского интерфейса бота и просмотра правил клуба. Навигация по боту выполнена в виде меню, реализованного с помощью кнопок клавиатуры бота. Компонентная структура данного бота приведена на рисунке 1</w:t>
      </w:r>
      <w:r w:rsidR="009E6B9E">
        <w:t>8</w:t>
      </w:r>
      <w:r w:rsidRPr="00024648">
        <w:t>.</w:t>
      </w:r>
    </w:p>
    <w:p w14:paraId="2274C3F6" w14:textId="729D0AAD" w:rsidR="00D94EA6" w:rsidRPr="00024648" w:rsidRDefault="00D94EA6" w:rsidP="00D94EA6">
      <w:pPr>
        <w:pStyle w:val="Times14"/>
      </w:pPr>
      <w:r w:rsidRPr="00024648">
        <w:rPr>
          <w:noProof/>
          <w:lang w:eastAsia="ru-RU"/>
        </w:rPr>
        <w:drawing>
          <wp:inline distT="0" distB="0" distL="0" distR="0" wp14:anchorId="5BA4EB3D" wp14:editId="6C040E14">
            <wp:extent cx="5425031" cy="3886200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60" cy="388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F80F8" w14:textId="2CB5DE9F" w:rsidR="00D94EA6" w:rsidRPr="00024648" w:rsidRDefault="00D94EA6" w:rsidP="00D94EA6">
      <w:pPr>
        <w:pStyle w:val="Times14"/>
        <w:jc w:val="center"/>
      </w:pPr>
      <w:r w:rsidRPr="00024648">
        <w:t>Рисунок 1</w:t>
      </w:r>
      <w:r w:rsidR="009E6B9E">
        <w:t>8</w:t>
      </w:r>
      <w:r w:rsidRPr="00024648">
        <w:t xml:space="preserve"> – Компонентная структура бота</w:t>
      </w:r>
    </w:p>
    <w:p w14:paraId="458077DD" w14:textId="77777777" w:rsidR="00D94EA6" w:rsidRPr="00024648" w:rsidRDefault="00D94EA6" w:rsidP="00113808">
      <w:pPr>
        <w:pStyle w:val="Times14"/>
        <w:spacing w:before="240"/>
      </w:pPr>
      <w:r w:rsidRPr="00024648">
        <w:t>Бот состоит из трех компонентов: “отправка изображения” для отправки изображения с приветствием и клавиатурой меню, компонента “Настройка языка” для выбора языка пользовательского интерфейса бота и компонента “Отправка сообщения”, который используется для отправки пользователю правил клуба. Связь компонентов можно описать в виде графа состояний.</w:t>
      </w:r>
    </w:p>
    <w:p w14:paraId="1E010020" w14:textId="1ABB85D7" w:rsidR="00D94EA6" w:rsidRPr="00024648" w:rsidRDefault="00D94EA6" w:rsidP="00D94EA6">
      <w:pPr>
        <w:pStyle w:val="Times14"/>
        <w:rPr>
          <w:shd w:val="clear" w:color="auto" w:fill="FFC000" w:themeFill="accent4"/>
        </w:rPr>
      </w:pPr>
      <w:r w:rsidRPr="00024648">
        <w:lastRenderedPageBreak/>
        <w:t>Структуры компонентов в формате JSON представлены</w:t>
      </w:r>
      <w:r w:rsidRPr="00024648">
        <w:rPr>
          <w:color w:val="FF00FF"/>
        </w:rPr>
        <w:t xml:space="preserve"> </w:t>
      </w:r>
      <w:r w:rsidRPr="00024648">
        <w:t>на рисунк</w:t>
      </w:r>
      <w:r w:rsidR="004F23C1" w:rsidRPr="00024648">
        <w:t xml:space="preserve">ах </w:t>
      </w:r>
      <w:r w:rsidR="009E6B9E">
        <w:t>19</w:t>
      </w:r>
      <w:r w:rsidR="004F23C1" w:rsidRPr="00024648">
        <w:t>-2</w:t>
      </w:r>
      <w:r w:rsidR="009E6B9E">
        <w:t>1</w:t>
      </w:r>
      <w:r w:rsidR="004F23C1" w:rsidRPr="00024648"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4"/>
      </w:tblGrid>
      <w:tr w:rsidR="00D94EA6" w:rsidRPr="00032366" w14:paraId="483F6B68" w14:textId="77777777" w:rsidTr="00D94EA6">
        <w:tc>
          <w:tcPr>
            <w:tcW w:w="9344" w:type="dxa"/>
          </w:tcPr>
          <w:p w14:paraId="2661A858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{</w:t>
            </w:r>
          </w:p>
          <w:p w14:paraId="0B83FA0F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"</w:t>
            </w:r>
            <w:proofErr w:type="spellStart"/>
            <w:r w:rsidRPr="00024648">
              <w:rPr>
                <w:color w:val="000000"/>
                <w:sz w:val="28"/>
                <w:szCs w:val="28"/>
              </w:rPr>
              <w:t>id</w:t>
            </w:r>
            <w:proofErr w:type="spellEnd"/>
            <w:r w:rsidRPr="00024648">
              <w:rPr>
                <w:color w:val="000000"/>
                <w:sz w:val="28"/>
                <w:szCs w:val="28"/>
              </w:rPr>
              <w:t>": 1,</w:t>
            </w:r>
          </w:p>
          <w:p w14:paraId="611CCCDE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"</w:t>
            </w:r>
            <w:proofErr w:type="spellStart"/>
            <w:r w:rsidRPr="00024648">
              <w:rPr>
                <w:color w:val="000000"/>
                <w:sz w:val="28"/>
                <w:szCs w:val="28"/>
              </w:rPr>
              <w:t>name</w:t>
            </w:r>
            <w:proofErr w:type="spellEnd"/>
            <w:r w:rsidRPr="00024648">
              <w:rPr>
                <w:color w:val="000000"/>
                <w:sz w:val="28"/>
                <w:szCs w:val="28"/>
              </w:rPr>
              <w:t>": "Отправка изображения",</w:t>
            </w:r>
          </w:p>
          <w:p w14:paraId="28EC3C10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"</w:t>
            </w:r>
            <w:proofErr w:type="spellStart"/>
            <w:r w:rsidRPr="00024648">
              <w:rPr>
                <w:color w:val="000000"/>
                <w:sz w:val="28"/>
                <w:szCs w:val="28"/>
              </w:rPr>
              <w:t>imgUrl</w:t>
            </w:r>
            <w:proofErr w:type="spellEnd"/>
            <w:r w:rsidRPr="00024648">
              <w:rPr>
                <w:color w:val="000000"/>
                <w:sz w:val="28"/>
                <w:szCs w:val="28"/>
              </w:rPr>
              <w:t>": "</w:t>
            </w:r>
            <w:r w:rsidRPr="00024648">
              <w:rPr>
                <w:i/>
                <w:iCs/>
                <w:color w:val="000000"/>
                <w:sz w:val="28"/>
                <w:szCs w:val="28"/>
              </w:rPr>
              <w:t>Ссылка на изображение</w:t>
            </w:r>
            <w:r w:rsidRPr="00024648">
              <w:rPr>
                <w:color w:val="000000"/>
                <w:sz w:val="28"/>
                <w:szCs w:val="28"/>
              </w:rPr>
              <w:t>" </w:t>
            </w:r>
          </w:p>
          <w:p w14:paraId="09C8FC5F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</w:rPr>
              <w:t>  </w:t>
            </w:r>
            <w:r w:rsidRPr="00024648">
              <w:rPr>
                <w:color w:val="000000"/>
                <w:sz w:val="28"/>
                <w:szCs w:val="28"/>
                <w:lang w:val="en-US"/>
              </w:rPr>
              <w:t>"caption": "</w:t>
            </w:r>
            <w:r w:rsidRPr="00024648">
              <w:rPr>
                <w:color w:val="000000"/>
                <w:sz w:val="28"/>
                <w:szCs w:val="28"/>
              </w:rPr>
              <w:t>Главное</w:t>
            </w:r>
            <w:r w:rsidRPr="00024648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024648">
              <w:rPr>
                <w:color w:val="000000"/>
                <w:sz w:val="28"/>
                <w:szCs w:val="28"/>
              </w:rPr>
              <w:t>меню</w:t>
            </w:r>
            <w:r w:rsidRPr="00024648">
              <w:rPr>
                <w:color w:val="000000"/>
                <w:sz w:val="28"/>
                <w:szCs w:val="28"/>
                <w:lang w:val="en-US"/>
              </w:rPr>
              <w:t>",</w:t>
            </w:r>
          </w:p>
          <w:p w14:paraId="7E8671B8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"keyboard": {</w:t>
            </w:r>
          </w:p>
          <w:p w14:paraId="06C59C4E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"inline": false,</w:t>
            </w:r>
          </w:p>
          <w:p w14:paraId="660A0492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"buttons": [</w:t>
            </w:r>
          </w:p>
          <w:p w14:paraId="295E43A3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  {</w:t>
            </w:r>
          </w:p>
          <w:p w14:paraId="20557B97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    "text": "</w:t>
            </w:r>
            <w:r w:rsidRPr="00024648">
              <w:rPr>
                <w:color w:val="000000"/>
                <w:sz w:val="28"/>
                <w:szCs w:val="28"/>
              </w:rPr>
              <w:t>Настройка</w:t>
            </w:r>
            <w:r w:rsidRPr="00024648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024648">
              <w:rPr>
                <w:color w:val="000000"/>
                <w:sz w:val="28"/>
                <w:szCs w:val="28"/>
              </w:rPr>
              <w:t>языка</w:t>
            </w:r>
            <w:r w:rsidRPr="00024648">
              <w:rPr>
                <w:color w:val="000000"/>
                <w:sz w:val="28"/>
                <w:szCs w:val="28"/>
                <w:lang w:val="en-US"/>
              </w:rPr>
              <w:t>",</w:t>
            </w:r>
          </w:p>
          <w:p w14:paraId="0A730C40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    "</w:t>
            </w:r>
            <w:proofErr w:type="spellStart"/>
            <w:r w:rsidRPr="00024648">
              <w:rPr>
                <w:color w:val="000000"/>
                <w:sz w:val="28"/>
                <w:szCs w:val="28"/>
                <w:lang w:val="en-US"/>
              </w:rPr>
              <w:t>next_block</w:t>
            </w:r>
            <w:proofErr w:type="spellEnd"/>
            <w:r w:rsidRPr="00024648">
              <w:rPr>
                <w:color w:val="000000"/>
                <w:sz w:val="28"/>
                <w:szCs w:val="28"/>
                <w:lang w:val="en-US"/>
              </w:rPr>
              <w:t>": 2,</w:t>
            </w:r>
          </w:p>
          <w:p w14:paraId="7AA9B628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  },</w:t>
            </w:r>
          </w:p>
          <w:p w14:paraId="5BBE249A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  {</w:t>
            </w:r>
          </w:p>
          <w:p w14:paraId="288EFC64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    "text": "</w:t>
            </w:r>
            <w:r w:rsidRPr="00024648">
              <w:rPr>
                <w:color w:val="000000"/>
                <w:sz w:val="28"/>
                <w:szCs w:val="28"/>
              </w:rPr>
              <w:t>Правила</w:t>
            </w:r>
            <w:r w:rsidRPr="00024648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024648">
              <w:rPr>
                <w:color w:val="000000"/>
                <w:sz w:val="28"/>
                <w:szCs w:val="28"/>
              </w:rPr>
              <w:t>клуба</w:t>
            </w:r>
            <w:r w:rsidRPr="00024648">
              <w:rPr>
                <w:color w:val="000000"/>
                <w:sz w:val="28"/>
                <w:szCs w:val="28"/>
                <w:lang w:val="en-US"/>
              </w:rPr>
              <w:t>",</w:t>
            </w:r>
          </w:p>
          <w:p w14:paraId="10755702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    "</w:t>
            </w:r>
            <w:proofErr w:type="spellStart"/>
            <w:r w:rsidRPr="00024648">
              <w:rPr>
                <w:color w:val="000000"/>
                <w:sz w:val="28"/>
                <w:szCs w:val="28"/>
                <w:lang w:val="en-US"/>
              </w:rPr>
              <w:t>next_block</w:t>
            </w:r>
            <w:proofErr w:type="spellEnd"/>
            <w:r w:rsidRPr="00024648">
              <w:rPr>
                <w:color w:val="000000"/>
                <w:sz w:val="28"/>
                <w:szCs w:val="28"/>
                <w:lang w:val="en-US"/>
              </w:rPr>
              <w:t>": 3,</w:t>
            </w:r>
          </w:p>
          <w:p w14:paraId="00979091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  }</w:t>
            </w:r>
          </w:p>
          <w:p w14:paraId="5191BDED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]</w:t>
            </w:r>
          </w:p>
          <w:p w14:paraId="5F30103A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}</w:t>
            </w:r>
          </w:p>
          <w:p w14:paraId="11ECE5FA" w14:textId="2DD8C96A" w:rsidR="00D94EA6" w:rsidRPr="00B20ED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  <w:rPrChange w:id="476" w:author="Кошкин Олег Владимирович" w:date="2022-12-27T11:54:00Z">
                  <w:rPr>
                    <w:sz w:val="28"/>
                    <w:szCs w:val="28"/>
                  </w:rPr>
                </w:rPrChange>
              </w:rPr>
            </w:pPr>
            <w:r w:rsidRPr="00B20ED8">
              <w:rPr>
                <w:color w:val="000000"/>
                <w:sz w:val="28"/>
                <w:szCs w:val="28"/>
                <w:lang w:val="en-US"/>
                <w:rPrChange w:id="477" w:author="Кошкин Олег Владимирович" w:date="2022-12-27T11:54:00Z">
                  <w:rPr>
                    <w:color w:val="000000"/>
                    <w:sz w:val="28"/>
                    <w:szCs w:val="28"/>
                  </w:rPr>
                </w:rPrChange>
              </w:rPr>
              <w:t>}</w:t>
            </w:r>
          </w:p>
        </w:tc>
      </w:tr>
    </w:tbl>
    <w:p w14:paraId="1FAED3C5" w14:textId="4342FD84" w:rsidR="00D94EA6" w:rsidRPr="00024648" w:rsidRDefault="00D94EA6" w:rsidP="00D94EA6">
      <w:pPr>
        <w:pStyle w:val="Times14"/>
      </w:pPr>
      <w:bookmarkStart w:id="478" w:name="_Hlk122468284"/>
      <w:r w:rsidRPr="00024648">
        <w:t xml:space="preserve">Рисунок </w:t>
      </w:r>
      <w:r w:rsidR="009E6B9E">
        <w:t>19</w:t>
      </w:r>
      <w:r w:rsidRPr="00024648">
        <w:t xml:space="preserve"> – </w:t>
      </w:r>
      <w:r w:rsidRPr="00024648">
        <w:rPr>
          <w:lang w:val="en-US"/>
        </w:rPr>
        <w:t>JSON</w:t>
      </w:r>
      <w:r w:rsidRPr="00024648">
        <w:t xml:space="preserve"> структура компонента «Отправка изображения»</w:t>
      </w:r>
    </w:p>
    <w:bookmarkEnd w:id="478"/>
    <w:p w14:paraId="161CDE6D" w14:textId="6C8DC327" w:rsidR="00D94EA6" w:rsidRPr="00024648" w:rsidRDefault="002D454A" w:rsidP="002D454A">
      <w:pPr>
        <w:rPr>
          <w:rFonts w:ascii="Times New Roman" w:hAnsi="Times New Roman" w:cs="Times New Roman"/>
          <w:sz w:val="28"/>
          <w:szCs w:val="28"/>
        </w:rPr>
      </w:pPr>
      <w:r w:rsidRPr="00024648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4"/>
      </w:tblGrid>
      <w:tr w:rsidR="00D94EA6" w:rsidRPr="00024648" w14:paraId="58C3438E" w14:textId="77777777" w:rsidTr="00D94EA6">
        <w:tc>
          <w:tcPr>
            <w:tcW w:w="9344" w:type="dxa"/>
          </w:tcPr>
          <w:p w14:paraId="2CCADADF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lastRenderedPageBreak/>
              <w:t>{</w:t>
            </w:r>
          </w:p>
          <w:p w14:paraId="7D3B5F52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"</w:t>
            </w:r>
            <w:proofErr w:type="spellStart"/>
            <w:r w:rsidRPr="00024648">
              <w:rPr>
                <w:color w:val="000000"/>
                <w:sz w:val="28"/>
                <w:szCs w:val="28"/>
              </w:rPr>
              <w:t>id</w:t>
            </w:r>
            <w:proofErr w:type="spellEnd"/>
            <w:r w:rsidRPr="00024648">
              <w:rPr>
                <w:color w:val="000000"/>
                <w:sz w:val="28"/>
                <w:szCs w:val="28"/>
              </w:rPr>
              <w:t>": 2,</w:t>
            </w:r>
          </w:p>
          <w:p w14:paraId="69C4C379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"</w:t>
            </w:r>
            <w:proofErr w:type="spellStart"/>
            <w:r w:rsidRPr="00024648">
              <w:rPr>
                <w:color w:val="000000"/>
                <w:sz w:val="28"/>
                <w:szCs w:val="28"/>
              </w:rPr>
              <w:t>name</w:t>
            </w:r>
            <w:proofErr w:type="spellEnd"/>
            <w:r w:rsidRPr="00024648">
              <w:rPr>
                <w:color w:val="000000"/>
                <w:sz w:val="28"/>
                <w:szCs w:val="28"/>
              </w:rPr>
              <w:t>": "Настройка языка",</w:t>
            </w:r>
          </w:p>
          <w:p w14:paraId="3C8BEE5F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"</w:t>
            </w:r>
            <w:proofErr w:type="spellStart"/>
            <w:r w:rsidRPr="00024648">
              <w:rPr>
                <w:color w:val="000000"/>
                <w:sz w:val="28"/>
                <w:szCs w:val="28"/>
              </w:rPr>
              <w:t>text</w:t>
            </w:r>
            <w:proofErr w:type="spellEnd"/>
            <w:r w:rsidRPr="00024648">
              <w:rPr>
                <w:color w:val="000000"/>
                <w:sz w:val="28"/>
                <w:szCs w:val="28"/>
              </w:rPr>
              <w:t>": "Выберите язык интерфейса",</w:t>
            </w:r>
          </w:p>
          <w:p w14:paraId="5F447E30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</w:rPr>
              <w:t>  </w:t>
            </w:r>
            <w:r w:rsidRPr="00024648">
              <w:rPr>
                <w:color w:val="000000"/>
                <w:sz w:val="28"/>
                <w:szCs w:val="28"/>
                <w:lang w:val="en-US"/>
              </w:rPr>
              <w:t>"keyboard": {</w:t>
            </w:r>
          </w:p>
          <w:p w14:paraId="61A9E2CF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"inline": false,</w:t>
            </w:r>
          </w:p>
          <w:p w14:paraId="4D6F0434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"buttons": [</w:t>
            </w:r>
          </w:p>
          <w:p w14:paraId="37011309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  {</w:t>
            </w:r>
          </w:p>
          <w:p w14:paraId="3F44196F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    "text": "RU",</w:t>
            </w:r>
          </w:p>
          <w:p w14:paraId="32909702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    "</w:t>
            </w:r>
            <w:proofErr w:type="spellStart"/>
            <w:r w:rsidRPr="00024648">
              <w:rPr>
                <w:color w:val="000000"/>
                <w:sz w:val="28"/>
                <w:szCs w:val="28"/>
                <w:lang w:val="en-US"/>
              </w:rPr>
              <w:t>next_block</w:t>
            </w:r>
            <w:proofErr w:type="spellEnd"/>
            <w:r w:rsidRPr="00024648">
              <w:rPr>
                <w:color w:val="000000"/>
                <w:sz w:val="28"/>
                <w:szCs w:val="28"/>
                <w:lang w:val="en-US"/>
              </w:rPr>
              <w:t>": 2,</w:t>
            </w:r>
          </w:p>
          <w:p w14:paraId="6FFDFFD7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  },</w:t>
            </w:r>
          </w:p>
          <w:p w14:paraId="7E4CCC52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  {</w:t>
            </w:r>
          </w:p>
          <w:p w14:paraId="6347514F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    "text": "EN",</w:t>
            </w:r>
          </w:p>
          <w:p w14:paraId="420736B7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    "</w:t>
            </w:r>
            <w:proofErr w:type="spellStart"/>
            <w:r w:rsidRPr="00024648">
              <w:rPr>
                <w:color w:val="000000"/>
                <w:sz w:val="28"/>
                <w:szCs w:val="28"/>
                <w:lang w:val="en-US"/>
              </w:rPr>
              <w:t>next_block</w:t>
            </w:r>
            <w:proofErr w:type="spellEnd"/>
            <w:r w:rsidRPr="00024648">
              <w:rPr>
                <w:color w:val="000000"/>
                <w:sz w:val="28"/>
                <w:szCs w:val="28"/>
                <w:lang w:val="en-US"/>
              </w:rPr>
              <w:t>": 2,</w:t>
            </w:r>
          </w:p>
          <w:p w14:paraId="29CADD5A" w14:textId="77777777" w:rsidR="00D94EA6" w:rsidRPr="00B20ED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  <w:rPrChange w:id="479" w:author="Кошкин Олег Владимирович" w:date="2022-12-27T11:54:00Z">
                  <w:rPr>
                    <w:sz w:val="28"/>
                    <w:szCs w:val="28"/>
                  </w:rPr>
                </w:rPrChange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  </w:t>
            </w:r>
            <w:r w:rsidRPr="00B20ED8">
              <w:rPr>
                <w:color w:val="000000"/>
                <w:sz w:val="28"/>
                <w:szCs w:val="28"/>
                <w:lang w:val="en-US"/>
                <w:rPrChange w:id="480" w:author="Кошкин Олег Владимирович" w:date="2022-12-27T11:54:00Z">
                  <w:rPr>
                    <w:color w:val="000000"/>
                    <w:sz w:val="28"/>
                    <w:szCs w:val="28"/>
                  </w:rPr>
                </w:rPrChange>
              </w:rPr>
              <w:t>},</w:t>
            </w:r>
          </w:p>
          <w:p w14:paraId="669A9B7C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B20ED8">
              <w:rPr>
                <w:color w:val="000000"/>
                <w:sz w:val="28"/>
                <w:szCs w:val="28"/>
                <w:lang w:val="en-US"/>
                <w:rPrChange w:id="481" w:author="Кошкин Олег Владимирович" w:date="2022-12-27T11:54:00Z">
                  <w:rPr>
                    <w:color w:val="000000"/>
                    <w:sz w:val="28"/>
                    <w:szCs w:val="28"/>
                  </w:rPr>
                </w:rPrChange>
              </w:rPr>
              <w:t>      </w:t>
            </w:r>
            <w:r w:rsidRPr="00024648">
              <w:rPr>
                <w:color w:val="000000"/>
                <w:sz w:val="28"/>
                <w:szCs w:val="28"/>
              </w:rPr>
              <w:t>{</w:t>
            </w:r>
          </w:p>
          <w:p w14:paraId="544BE36D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      "</w:t>
            </w:r>
            <w:proofErr w:type="spellStart"/>
            <w:r w:rsidRPr="00024648">
              <w:rPr>
                <w:color w:val="000000"/>
                <w:sz w:val="28"/>
                <w:szCs w:val="28"/>
              </w:rPr>
              <w:t>text</w:t>
            </w:r>
            <w:proofErr w:type="spellEnd"/>
            <w:r w:rsidRPr="00024648">
              <w:rPr>
                <w:color w:val="000000"/>
                <w:sz w:val="28"/>
                <w:szCs w:val="28"/>
              </w:rPr>
              <w:t>": "Назад",</w:t>
            </w:r>
          </w:p>
          <w:p w14:paraId="7E609E57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      "</w:t>
            </w:r>
            <w:proofErr w:type="spellStart"/>
            <w:r w:rsidRPr="00024648">
              <w:rPr>
                <w:color w:val="000000"/>
                <w:sz w:val="28"/>
                <w:szCs w:val="28"/>
              </w:rPr>
              <w:t>next_block</w:t>
            </w:r>
            <w:proofErr w:type="spellEnd"/>
            <w:r w:rsidRPr="00024648">
              <w:rPr>
                <w:color w:val="000000"/>
                <w:sz w:val="28"/>
                <w:szCs w:val="28"/>
              </w:rPr>
              <w:t>": 1</w:t>
            </w:r>
          </w:p>
          <w:p w14:paraId="5BA77653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    }</w:t>
            </w:r>
          </w:p>
          <w:p w14:paraId="42733EC5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  ]</w:t>
            </w:r>
          </w:p>
          <w:p w14:paraId="5A3BE5A1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}</w:t>
            </w:r>
          </w:p>
          <w:p w14:paraId="6A6250D1" w14:textId="1969F6B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}</w:t>
            </w:r>
          </w:p>
        </w:tc>
      </w:tr>
    </w:tbl>
    <w:p w14:paraId="7FEB8365" w14:textId="54D79BB9" w:rsidR="00D94EA6" w:rsidRPr="00024648" w:rsidRDefault="00D94EA6" w:rsidP="00D94EA6">
      <w:pPr>
        <w:pStyle w:val="Times14"/>
      </w:pPr>
      <w:bookmarkStart w:id="482" w:name="_Hlk122468316"/>
      <w:r w:rsidRPr="00024648">
        <w:t xml:space="preserve">Рисунок </w:t>
      </w:r>
      <w:r w:rsidR="004F23C1" w:rsidRPr="00024648">
        <w:t>2</w:t>
      </w:r>
      <w:r w:rsidR="009E6B9E">
        <w:t>0</w:t>
      </w:r>
      <w:r w:rsidRPr="00024648">
        <w:t xml:space="preserve"> – </w:t>
      </w:r>
      <w:r w:rsidRPr="00024648">
        <w:rPr>
          <w:lang w:val="en-US"/>
        </w:rPr>
        <w:t>JSON</w:t>
      </w:r>
      <w:r w:rsidRPr="00024648">
        <w:t xml:space="preserve"> структура компонента «Настройка языка»</w:t>
      </w:r>
    </w:p>
    <w:bookmarkEnd w:id="482"/>
    <w:p w14:paraId="3FE4C78A" w14:textId="25305457" w:rsidR="00D94EA6" w:rsidRPr="00024648" w:rsidRDefault="00D94EA6" w:rsidP="00D94EA6">
      <w:pPr>
        <w:pStyle w:val="Times14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4"/>
      </w:tblGrid>
      <w:tr w:rsidR="00D94EA6" w:rsidRPr="00024648" w14:paraId="6277D83D" w14:textId="77777777" w:rsidTr="00D94EA6">
        <w:tc>
          <w:tcPr>
            <w:tcW w:w="9344" w:type="dxa"/>
          </w:tcPr>
          <w:p w14:paraId="4D64ADBD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{</w:t>
            </w:r>
          </w:p>
          <w:p w14:paraId="2A69FADC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"</w:t>
            </w:r>
            <w:proofErr w:type="spellStart"/>
            <w:r w:rsidRPr="00024648">
              <w:rPr>
                <w:color w:val="000000"/>
                <w:sz w:val="28"/>
                <w:szCs w:val="28"/>
              </w:rPr>
              <w:t>id</w:t>
            </w:r>
            <w:proofErr w:type="spellEnd"/>
            <w:r w:rsidRPr="00024648">
              <w:rPr>
                <w:color w:val="000000"/>
                <w:sz w:val="28"/>
                <w:szCs w:val="28"/>
              </w:rPr>
              <w:t>": 3,</w:t>
            </w:r>
          </w:p>
          <w:p w14:paraId="3EC9A389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"</w:t>
            </w:r>
            <w:proofErr w:type="spellStart"/>
            <w:r w:rsidRPr="00024648">
              <w:rPr>
                <w:color w:val="000000"/>
                <w:sz w:val="28"/>
                <w:szCs w:val="28"/>
              </w:rPr>
              <w:t>name</w:t>
            </w:r>
            <w:proofErr w:type="spellEnd"/>
            <w:r w:rsidRPr="00024648">
              <w:rPr>
                <w:color w:val="000000"/>
                <w:sz w:val="28"/>
                <w:szCs w:val="28"/>
              </w:rPr>
              <w:t>": "Отправка сообщения",</w:t>
            </w:r>
          </w:p>
          <w:p w14:paraId="5893A1E6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"</w:t>
            </w:r>
            <w:proofErr w:type="spellStart"/>
            <w:r w:rsidRPr="00024648">
              <w:rPr>
                <w:color w:val="000000"/>
                <w:sz w:val="28"/>
                <w:szCs w:val="28"/>
              </w:rPr>
              <w:t>text</w:t>
            </w:r>
            <w:proofErr w:type="spellEnd"/>
            <w:r w:rsidRPr="00024648">
              <w:rPr>
                <w:color w:val="000000"/>
                <w:sz w:val="28"/>
                <w:szCs w:val="28"/>
              </w:rPr>
              <w:t>": "Правила клуба....",</w:t>
            </w:r>
          </w:p>
          <w:p w14:paraId="32B6DA4F" w14:textId="77777777" w:rsidR="00D94EA6" w:rsidRPr="003D7365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</w:t>
            </w:r>
            <w:r w:rsidRPr="003D7365">
              <w:rPr>
                <w:color w:val="000000"/>
                <w:sz w:val="28"/>
                <w:szCs w:val="28"/>
              </w:rPr>
              <w:t>"</w:t>
            </w:r>
            <w:r w:rsidRPr="00024648">
              <w:rPr>
                <w:color w:val="000000"/>
                <w:sz w:val="28"/>
                <w:szCs w:val="28"/>
                <w:lang w:val="en-US"/>
              </w:rPr>
              <w:t>keyboard</w:t>
            </w:r>
            <w:r w:rsidRPr="003D7365">
              <w:rPr>
                <w:color w:val="000000"/>
                <w:sz w:val="28"/>
                <w:szCs w:val="28"/>
              </w:rPr>
              <w:t>": {</w:t>
            </w:r>
          </w:p>
          <w:p w14:paraId="2BE1D5CD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"inline": false,</w:t>
            </w:r>
          </w:p>
          <w:p w14:paraId="11D3EFCB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"buttons": [</w:t>
            </w:r>
          </w:p>
          <w:p w14:paraId="0AA2FBD1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  {</w:t>
            </w:r>
          </w:p>
          <w:p w14:paraId="29A335D4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  <w:lang w:val="en-US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    "text": "</w:t>
            </w:r>
            <w:r w:rsidRPr="00024648">
              <w:rPr>
                <w:color w:val="000000"/>
                <w:sz w:val="28"/>
                <w:szCs w:val="28"/>
              </w:rPr>
              <w:t>Назад</w:t>
            </w:r>
            <w:r w:rsidRPr="00024648">
              <w:rPr>
                <w:color w:val="000000"/>
                <w:sz w:val="28"/>
                <w:szCs w:val="28"/>
                <w:lang w:val="en-US"/>
              </w:rPr>
              <w:t>",</w:t>
            </w:r>
          </w:p>
          <w:p w14:paraId="7554C2A1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  <w:lang w:val="en-US"/>
              </w:rPr>
              <w:t>        </w:t>
            </w:r>
            <w:r w:rsidRPr="00024648">
              <w:rPr>
                <w:color w:val="000000"/>
                <w:sz w:val="28"/>
                <w:szCs w:val="28"/>
              </w:rPr>
              <w:t>"</w:t>
            </w:r>
            <w:proofErr w:type="spellStart"/>
            <w:r w:rsidRPr="00024648">
              <w:rPr>
                <w:color w:val="000000"/>
                <w:sz w:val="28"/>
                <w:szCs w:val="28"/>
              </w:rPr>
              <w:t>next_block</w:t>
            </w:r>
            <w:proofErr w:type="spellEnd"/>
            <w:r w:rsidRPr="00024648">
              <w:rPr>
                <w:color w:val="000000"/>
                <w:sz w:val="28"/>
                <w:szCs w:val="28"/>
              </w:rPr>
              <w:t>": 1</w:t>
            </w:r>
          </w:p>
          <w:p w14:paraId="4FBB98AB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    }</w:t>
            </w:r>
          </w:p>
          <w:p w14:paraId="6ADCAD76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  ]</w:t>
            </w:r>
          </w:p>
          <w:p w14:paraId="2EF783CD" w14:textId="77777777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  }</w:t>
            </w:r>
          </w:p>
          <w:p w14:paraId="3A3D732A" w14:textId="58324FC4" w:rsidR="00D94EA6" w:rsidRPr="00024648" w:rsidRDefault="00D94EA6" w:rsidP="00D94EA6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024648">
              <w:rPr>
                <w:color w:val="000000"/>
                <w:sz w:val="28"/>
                <w:szCs w:val="28"/>
              </w:rPr>
              <w:t>}</w:t>
            </w:r>
          </w:p>
        </w:tc>
      </w:tr>
    </w:tbl>
    <w:p w14:paraId="7C1CB5FF" w14:textId="6F3BADAF" w:rsidR="00113808" w:rsidRDefault="00D94EA6" w:rsidP="00113808">
      <w:pPr>
        <w:pStyle w:val="Times14"/>
      </w:pPr>
      <w:r w:rsidRPr="00024648">
        <w:t xml:space="preserve">Рисунок </w:t>
      </w:r>
      <w:r w:rsidR="004F23C1" w:rsidRPr="00024648">
        <w:t>2</w:t>
      </w:r>
      <w:r w:rsidR="009E6B9E">
        <w:t>1</w:t>
      </w:r>
      <w:r w:rsidRPr="00024648">
        <w:t xml:space="preserve"> – </w:t>
      </w:r>
      <w:r w:rsidRPr="00024648">
        <w:rPr>
          <w:lang w:val="en-US"/>
        </w:rPr>
        <w:t>JSON</w:t>
      </w:r>
      <w:r w:rsidRPr="00024648">
        <w:t xml:space="preserve"> структура компонента «Отправка сообщения»</w:t>
      </w:r>
    </w:p>
    <w:p w14:paraId="7A7244FB" w14:textId="77777777" w:rsidR="00113808" w:rsidRDefault="00113808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AD0B644" w14:textId="445EE5DB" w:rsidR="00040E45" w:rsidRPr="00024648" w:rsidRDefault="00040E45" w:rsidP="00113808">
      <w:pPr>
        <w:pStyle w:val="ninxheader"/>
      </w:pPr>
      <w:r w:rsidRPr="00024648">
        <w:lastRenderedPageBreak/>
        <w:t>Вывод</w:t>
      </w:r>
    </w:p>
    <w:p w14:paraId="48DAD4F7" w14:textId="42B7EA39" w:rsidR="00040E45" w:rsidRPr="00024648" w:rsidRDefault="00040E45" w:rsidP="00040E45">
      <w:pPr>
        <w:pStyle w:val="Times14"/>
      </w:pPr>
      <w:r w:rsidRPr="00024648">
        <w:t xml:space="preserve">В данном разделе </w:t>
      </w:r>
      <w:r w:rsidR="001F58DF" w:rsidRPr="00024648">
        <w:t xml:space="preserve">выполнено проектирование структуры информационной системы. Разработаны алгоритмы функционирования административной панели, конструктора и </w:t>
      </w:r>
      <w:r w:rsidR="001F58DF" w:rsidRPr="00024648">
        <w:rPr>
          <w:lang w:val="en-US"/>
        </w:rPr>
        <w:t>Telegram</w:t>
      </w:r>
      <w:r w:rsidR="001F58DF" w:rsidRPr="00024648">
        <w:t xml:space="preserve"> бота. Построены шаблоны пользовательского интерфейса.</w:t>
      </w:r>
    </w:p>
    <w:p w14:paraId="63A2EF51" w14:textId="7CC3D428" w:rsidR="003761C4" w:rsidRPr="00024648" w:rsidRDefault="00A03FE2" w:rsidP="00A03FE2">
      <w:pPr>
        <w:rPr>
          <w:rFonts w:ascii="Times New Roman" w:hAnsi="Times New Roman" w:cs="Times New Roman"/>
          <w:sz w:val="28"/>
          <w:szCs w:val="28"/>
        </w:rPr>
      </w:pPr>
      <w:r w:rsidRPr="00024648">
        <w:rPr>
          <w:rFonts w:ascii="Times New Roman" w:hAnsi="Times New Roman" w:cs="Times New Roman"/>
          <w:sz w:val="28"/>
          <w:szCs w:val="28"/>
        </w:rPr>
        <w:br w:type="page"/>
      </w:r>
    </w:p>
    <w:p w14:paraId="1C04C6F8" w14:textId="274A91DE" w:rsidR="000A2BA3" w:rsidRPr="00024648" w:rsidRDefault="000A2BA3" w:rsidP="002D2ED0">
      <w:pPr>
        <w:pStyle w:val="VyatSUHeader1"/>
      </w:pPr>
      <w:bookmarkStart w:id="483" w:name="_Toc122726823"/>
      <w:commentRangeStart w:id="484"/>
      <w:r w:rsidRPr="00024648">
        <w:lastRenderedPageBreak/>
        <w:t>Структура базы данных</w:t>
      </w:r>
      <w:bookmarkEnd w:id="483"/>
      <w:commentRangeEnd w:id="484"/>
      <w:r w:rsidR="008A3DAC">
        <w:rPr>
          <w:rStyle w:val="af1"/>
          <w:rFonts w:asciiTheme="minorHAnsi" w:eastAsiaTheme="minorHAnsi" w:hAnsiTheme="minorHAnsi" w:cstheme="minorBidi"/>
        </w:rPr>
        <w:commentReference w:id="484"/>
      </w:r>
    </w:p>
    <w:p w14:paraId="4AA00DE1" w14:textId="33DA6E57" w:rsidR="001F58DF" w:rsidRPr="00024648" w:rsidRDefault="001F58DF" w:rsidP="000A2BA3">
      <w:pPr>
        <w:pStyle w:val="Times14"/>
        <w:rPr>
          <w:color w:val="000000"/>
        </w:rPr>
      </w:pPr>
      <w:r w:rsidRPr="00024648">
        <w:rPr>
          <w:color w:val="000000"/>
        </w:rPr>
        <w:t>В данном разделе необходимо спроектировать структуру базы данных, соответствующую предметной области.</w:t>
      </w:r>
    </w:p>
    <w:p w14:paraId="7C1A32C3" w14:textId="124D0152" w:rsidR="001F58DF" w:rsidRPr="00024648" w:rsidRDefault="001F58DF" w:rsidP="002D2ED0">
      <w:pPr>
        <w:pStyle w:val="VyatSUHeader2"/>
      </w:pPr>
      <w:bookmarkStart w:id="485" w:name="_Toc122726824"/>
      <w:r w:rsidRPr="00024648">
        <w:t>Общие сведения</w:t>
      </w:r>
      <w:bookmarkEnd w:id="485"/>
    </w:p>
    <w:p w14:paraId="735436C1" w14:textId="256670D1" w:rsidR="000A2BA3" w:rsidRPr="00024648" w:rsidRDefault="000A2BA3" w:rsidP="000A2BA3">
      <w:pPr>
        <w:pStyle w:val="Times14"/>
        <w:rPr>
          <w:color w:val="000000"/>
        </w:rPr>
      </w:pPr>
      <w:r w:rsidRPr="00024648">
        <w:rPr>
          <w:color w:val="000000"/>
        </w:rPr>
        <w:t>База данных — совокупность данных, организованных в соответствии с концептуальной структурой, описывающей характеристики этих данных и взаимоотношения между ними, которая поддерживает одну или более областей применения. База данных обладает следующими свойствами:</w:t>
      </w:r>
    </w:p>
    <w:p w14:paraId="78861533" w14:textId="77777777" w:rsidR="000A2BA3" w:rsidRPr="00024648" w:rsidRDefault="000A2BA3" w:rsidP="0048344F">
      <w:pPr>
        <w:pStyle w:val="Times14"/>
        <w:numPr>
          <w:ilvl w:val="0"/>
          <w:numId w:val="30"/>
        </w:numPr>
        <w:ind w:left="0" w:firstLine="709"/>
      </w:pPr>
      <w:r w:rsidRPr="00024648">
        <w:t>Быстродействие</w:t>
      </w:r>
    </w:p>
    <w:p w14:paraId="4AE83B9D" w14:textId="77777777" w:rsidR="000A2BA3" w:rsidRPr="00024648" w:rsidRDefault="000A2BA3" w:rsidP="0048344F">
      <w:pPr>
        <w:pStyle w:val="Times14"/>
        <w:numPr>
          <w:ilvl w:val="0"/>
          <w:numId w:val="30"/>
        </w:numPr>
        <w:ind w:left="0" w:firstLine="709"/>
      </w:pPr>
      <w:r w:rsidRPr="00024648">
        <w:t>Простота получения и обновления данных</w:t>
      </w:r>
    </w:p>
    <w:p w14:paraId="4A43DA10" w14:textId="77777777" w:rsidR="000A2BA3" w:rsidRPr="00024648" w:rsidRDefault="000A2BA3" w:rsidP="0048344F">
      <w:pPr>
        <w:pStyle w:val="Times14"/>
        <w:numPr>
          <w:ilvl w:val="0"/>
          <w:numId w:val="30"/>
        </w:numPr>
        <w:ind w:left="0" w:firstLine="709"/>
      </w:pPr>
      <w:r w:rsidRPr="00024648">
        <w:t>Стандартизация</w:t>
      </w:r>
    </w:p>
    <w:p w14:paraId="28118476" w14:textId="77777777" w:rsidR="000A2BA3" w:rsidRPr="00024648" w:rsidRDefault="000A2BA3" w:rsidP="0048344F">
      <w:pPr>
        <w:pStyle w:val="Times14"/>
        <w:numPr>
          <w:ilvl w:val="0"/>
          <w:numId w:val="30"/>
        </w:numPr>
        <w:ind w:left="0" w:firstLine="709"/>
      </w:pPr>
      <w:r w:rsidRPr="00024648">
        <w:t>Безопасность данных</w:t>
      </w:r>
    </w:p>
    <w:p w14:paraId="014CFA88" w14:textId="344A9863" w:rsidR="0089240E" w:rsidRPr="00024648" w:rsidRDefault="000A2BA3" w:rsidP="0048344F">
      <w:pPr>
        <w:pStyle w:val="Times14"/>
        <w:numPr>
          <w:ilvl w:val="0"/>
          <w:numId w:val="30"/>
        </w:numPr>
        <w:ind w:left="0" w:firstLine="709"/>
      </w:pPr>
      <w:r w:rsidRPr="00024648">
        <w:t>Целостность данных</w:t>
      </w:r>
    </w:p>
    <w:p w14:paraId="70AF6467" w14:textId="52D6E4A1" w:rsidR="003761C4" w:rsidRPr="00024648" w:rsidRDefault="003761C4" w:rsidP="00B01BEA">
      <w:pPr>
        <w:pStyle w:val="Times14"/>
        <w:rPr>
          <w:lang w:eastAsia="ru-RU"/>
        </w:rPr>
      </w:pPr>
      <w:r w:rsidRPr="00024648">
        <w:rPr>
          <w:lang w:eastAsia="ru-RU"/>
        </w:rPr>
        <w:t>Рассмотрим два вида баз данных</w:t>
      </w:r>
      <w:r w:rsidR="00173E4D" w:rsidRPr="00024648">
        <w:rPr>
          <w:lang w:eastAsia="ru-RU"/>
        </w:rPr>
        <w:t xml:space="preserve">: реляционную и </w:t>
      </w:r>
      <w:proofErr w:type="spellStart"/>
      <w:r w:rsidR="00173E4D" w:rsidRPr="00024648">
        <w:rPr>
          <w:lang w:eastAsia="ru-RU"/>
        </w:rPr>
        <w:t>нереляционную</w:t>
      </w:r>
      <w:proofErr w:type="spellEnd"/>
      <w:r w:rsidR="00173E4D" w:rsidRPr="00024648">
        <w:rPr>
          <w:lang w:eastAsia="ru-RU"/>
        </w:rPr>
        <w:t xml:space="preserve"> базы данных.</w:t>
      </w:r>
    </w:p>
    <w:p w14:paraId="1ED36496" w14:textId="1E1A4400" w:rsidR="00B01BEA" w:rsidRPr="00024648" w:rsidRDefault="00B01BEA" w:rsidP="00B01BEA">
      <w:pPr>
        <w:pStyle w:val="Times14"/>
        <w:rPr>
          <w:lang w:eastAsia="ru-RU"/>
        </w:rPr>
      </w:pPr>
      <w:r w:rsidRPr="00024648">
        <w:rPr>
          <w:lang w:eastAsia="ru-RU"/>
        </w:rPr>
        <w:t>Реляционная база данных (SQL) – это набор данных с предопределенными связями между ними. Эти данные организованы в виде набора таблиц (отношений), состоящих из столбцов и строк. В таблицах хранится информация об объектах, представленных в базе данных. Для взаимодействия с реляционными БД используется язык структурированных запросов - SQL.</w:t>
      </w:r>
    </w:p>
    <w:p w14:paraId="59AB94A8" w14:textId="65DE5381" w:rsidR="000A2BA3" w:rsidRPr="00024648" w:rsidRDefault="00B01BEA" w:rsidP="00B01BEA">
      <w:pPr>
        <w:pStyle w:val="Times14"/>
      </w:pPr>
      <w:proofErr w:type="spellStart"/>
      <w:r w:rsidRPr="00024648">
        <w:t>Нереляционная</w:t>
      </w:r>
      <w:proofErr w:type="spellEnd"/>
      <w:r w:rsidRPr="00024648">
        <w:t xml:space="preserve"> база данных (</w:t>
      </w:r>
      <w:proofErr w:type="spellStart"/>
      <w:r w:rsidRPr="00024648">
        <w:t>NoSQL</w:t>
      </w:r>
      <w:proofErr w:type="spellEnd"/>
      <w:r w:rsidRPr="00024648">
        <w:t xml:space="preserve">) - это база данных, в которой не используется табличная схема из строк и столбцов. В базах данных такого типа используется модель хранения, ориентированная на конкретные </w:t>
      </w:r>
      <w:r w:rsidRPr="00024648">
        <w:lastRenderedPageBreak/>
        <w:t xml:space="preserve">требования хранимых данных. Выделяют несколько видов </w:t>
      </w:r>
      <w:proofErr w:type="spellStart"/>
      <w:r w:rsidRPr="00024648">
        <w:t>NoSQL</w:t>
      </w:r>
      <w:proofErr w:type="spellEnd"/>
      <w:r w:rsidRPr="00024648">
        <w:t xml:space="preserve"> баз данных:</w:t>
      </w:r>
    </w:p>
    <w:p w14:paraId="6AF04630" w14:textId="0133EC35" w:rsidR="00B01BEA" w:rsidRPr="00024648" w:rsidRDefault="00B01BEA" w:rsidP="0048344F">
      <w:pPr>
        <w:pStyle w:val="Times14"/>
        <w:numPr>
          <w:ilvl w:val="0"/>
          <w:numId w:val="31"/>
        </w:numPr>
        <w:ind w:left="0" w:firstLine="709"/>
      </w:pPr>
      <w:r w:rsidRPr="00024648">
        <w:t>БД «Ключ-значение»</w:t>
      </w:r>
      <w:r w:rsidR="0089240E" w:rsidRPr="00024648">
        <w:rPr>
          <w:lang w:val="en-US"/>
        </w:rPr>
        <w:t>;</w:t>
      </w:r>
    </w:p>
    <w:p w14:paraId="1EC1936E" w14:textId="3FF95498" w:rsidR="00B01BEA" w:rsidRPr="00024648" w:rsidRDefault="00B01BEA" w:rsidP="0048344F">
      <w:pPr>
        <w:pStyle w:val="Times14"/>
        <w:numPr>
          <w:ilvl w:val="0"/>
          <w:numId w:val="31"/>
        </w:numPr>
        <w:ind w:left="0" w:firstLine="709"/>
      </w:pPr>
      <w:proofErr w:type="spellStart"/>
      <w:r w:rsidRPr="00024648">
        <w:t>Документо</w:t>
      </w:r>
      <w:proofErr w:type="spellEnd"/>
      <w:r w:rsidRPr="00024648">
        <w:t>-ориентированные БД</w:t>
      </w:r>
      <w:r w:rsidR="0089240E" w:rsidRPr="00024648">
        <w:rPr>
          <w:lang w:val="en-US"/>
        </w:rPr>
        <w:t>;</w:t>
      </w:r>
    </w:p>
    <w:p w14:paraId="03419D56" w14:textId="5B2F180E" w:rsidR="00B01BEA" w:rsidRPr="00024648" w:rsidRDefault="00B01BEA" w:rsidP="0048344F">
      <w:pPr>
        <w:pStyle w:val="Times14"/>
        <w:numPr>
          <w:ilvl w:val="0"/>
          <w:numId w:val="31"/>
        </w:numPr>
        <w:ind w:left="0" w:firstLine="709"/>
      </w:pPr>
      <w:proofErr w:type="spellStart"/>
      <w:r w:rsidRPr="00024648">
        <w:t>Графовые</w:t>
      </w:r>
      <w:proofErr w:type="spellEnd"/>
      <w:r w:rsidR="0089240E" w:rsidRPr="00024648">
        <w:rPr>
          <w:lang w:val="en-US"/>
        </w:rPr>
        <w:t>;</w:t>
      </w:r>
    </w:p>
    <w:p w14:paraId="40300F84" w14:textId="3A921DF1" w:rsidR="00173E4D" w:rsidRPr="00024648" w:rsidRDefault="00B01BEA" w:rsidP="0048344F">
      <w:pPr>
        <w:pStyle w:val="Times14"/>
        <w:numPr>
          <w:ilvl w:val="0"/>
          <w:numId w:val="31"/>
        </w:numPr>
        <w:ind w:left="0" w:firstLine="709"/>
      </w:pPr>
      <w:r w:rsidRPr="00024648">
        <w:t>Колоночные БД</w:t>
      </w:r>
      <w:r w:rsidR="0089240E" w:rsidRPr="00024648">
        <w:rPr>
          <w:lang w:val="en-US"/>
        </w:rPr>
        <w:t>.</w:t>
      </w:r>
    </w:p>
    <w:p w14:paraId="7827509A" w14:textId="58580162" w:rsidR="009E14B8" w:rsidRPr="00024648" w:rsidRDefault="009E14B8" w:rsidP="002D2ED0">
      <w:pPr>
        <w:pStyle w:val="VyatSUHeader2"/>
      </w:pPr>
      <w:bookmarkStart w:id="486" w:name="_Toc122726825"/>
      <w:r w:rsidRPr="00024648">
        <w:t>Концептуальная структура</w:t>
      </w:r>
      <w:bookmarkEnd w:id="486"/>
    </w:p>
    <w:p w14:paraId="7C7CF6EE" w14:textId="3EFED5DF" w:rsidR="00173E4D" w:rsidRPr="00024648" w:rsidRDefault="00173E4D" w:rsidP="00173E4D">
      <w:pPr>
        <w:pStyle w:val="Times14"/>
      </w:pPr>
      <w:r w:rsidRPr="00024648">
        <w:t xml:space="preserve">Концептуальная модель является моделью наиболее высокого уровня абстракции, она создается без ориентации на какую-либо конкретную систему управления базами данных и модель данных. Она строится для описания и структуры базы данных. Концептуальная структура базы данных представлена на рисунке </w:t>
      </w:r>
      <w:r w:rsidR="004F23C1" w:rsidRPr="00024648">
        <w:t>2</w:t>
      </w:r>
      <w:r w:rsidR="009E6B9E">
        <w:t>2</w:t>
      </w:r>
      <w:r w:rsidR="004F23C1" w:rsidRPr="00024648">
        <w:t>.</w:t>
      </w:r>
    </w:p>
    <w:p w14:paraId="32FEA176" w14:textId="77777777" w:rsidR="00113808" w:rsidRDefault="0011380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br w:type="page"/>
      </w:r>
    </w:p>
    <w:p w14:paraId="2C42EA5D" w14:textId="3FAB8AF5" w:rsidR="00173E4D" w:rsidRPr="00024648" w:rsidRDefault="00173E4D" w:rsidP="00B01BEA">
      <w:pPr>
        <w:pStyle w:val="Times14"/>
        <w:rPr>
          <w:lang w:eastAsia="ru-RU"/>
        </w:rPr>
      </w:pPr>
      <w:r w:rsidRPr="00024648">
        <w:rPr>
          <w:noProof/>
          <w:lang w:eastAsia="ru-RU"/>
        </w:rPr>
        <w:lastRenderedPageBreak/>
        <w:drawing>
          <wp:inline distT="0" distB="0" distL="0" distR="0" wp14:anchorId="58E7C77E" wp14:editId="69949125">
            <wp:extent cx="5475969" cy="48958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592" cy="49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9AEAD" w14:textId="5EE2FCED" w:rsidR="00173E4D" w:rsidRPr="00024648" w:rsidRDefault="00173E4D" w:rsidP="00173E4D">
      <w:pPr>
        <w:pStyle w:val="Times14"/>
        <w:jc w:val="center"/>
        <w:rPr>
          <w:lang w:eastAsia="ru-RU"/>
        </w:rPr>
      </w:pPr>
      <w:r w:rsidRPr="00024648">
        <w:rPr>
          <w:lang w:eastAsia="ru-RU"/>
        </w:rPr>
        <w:t xml:space="preserve">Рисунок </w:t>
      </w:r>
      <w:r w:rsidR="004F23C1" w:rsidRPr="00024648">
        <w:rPr>
          <w:lang w:eastAsia="ru-RU"/>
        </w:rPr>
        <w:t>2</w:t>
      </w:r>
      <w:r w:rsidR="009E6B9E">
        <w:rPr>
          <w:lang w:eastAsia="ru-RU"/>
        </w:rPr>
        <w:t>2</w:t>
      </w:r>
      <w:r w:rsidRPr="00024648">
        <w:rPr>
          <w:lang w:eastAsia="ru-RU"/>
        </w:rPr>
        <w:t xml:space="preserve"> – Концептуальная схема базы данных</w:t>
      </w:r>
    </w:p>
    <w:p w14:paraId="0D121EFE" w14:textId="0C5B5A25" w:rsidR="009E14B8" w:rsidRPr="00024648" w:rsidRDefault="009E14B8" w:rsidP="002D2ED0">
      <w:pPr>
        <w:pStyle w:val="VyatSUHeader2"/>
        <w:rPr>
          <w:lang w:eastAsia="ru-RU"/>
        </w:rPr>
      </w:pPr>
      <w:bookmarkStart w:id="487" w:name="_Toc122726826"/>
      <w:r w:rsidRPr="00024648">
        <w:rPr>
          <w:lang w:eastAsia="ru-RU"/>
        </w:rPr>
        <w:t>Логическая структура</w:t>
      </w:r>
      <w:bookmarkEnd w:id="487"/>
      <w:r w:rsidRPr="00024648">
        <w:rPr>
          <w:lang w:eastAsia="ru-RU"/>
        </w:rPr>
        <w:t xml:space="preserve"> </w:t>
      </w:r>
    </w:p>
    <w:p w14:paraId="63516D20" w14:textId="4158D36C" w:rsidR="00B01BEA" w:rsidRPr="00024648" w:rsidRDefault="00B01BEA" w:rsidP="00B01BEA">
      <w:pPr>
        <w:pStyle w:val="Times14"/>
        <w:rPr>
          <w:lang w:eastAsia="ru-RU"/>
        </w:rPr>
      </w:pPr>
      <w:r w:rsidRPr="00024648">
        <w:rPr>
          <w:lang w:eastAsia="ru-RU"/>
        </w:rPr>
        <w:t xml:space="preserve">Для проектирования логической схема базы данных используется реляционная модель, так как хранящиеся в ней данные представляют собой набор двумерных таблиц (отношений), в которых каждая строка уникальна и имеет один и тот же формат. Логическая схема базы данных представлена в виде ER диаграммы на рисунке </w:t>
      </w:r>
      <w:r w:rsidR="004F23C1" w:rsidRPr="00024648">
        <w:rPr>
          <w:lang w:eastAsia="ru-RU"/>
        </w:rPr>
        <w:t>2</w:t>
      </w:r>
      <w:r w:rsidR="009E6B9E">
        <w:rPr>
          <w:lang w:eastAsia="ru-RU"/>
        </w:rPr>
        <w:t>3</w:t>
      </w:r>
      <w:r w:rsidRPr="00024648">
        <w:rPr>
          <w:lang w:eastAsia="ru-RU"/>
        </w:rPr>
        <w:t>.</w:t>
      </w:r>
    </w:p>
    <w:p w14:paraId="734ED7C6" w14:textId="77777777" w:rsidR="00B01BEA" w:rsidRPr="00024648" w:rsidRDefault="00B01BEA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24648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229D6E27" w14:textId="1134D492" w:rsidR="00B01BEA" w:rsidRPr="00024648" w:rsidRDefault="00B01BEA" w:rsidP="00113808">
      <w:pPr>
        <w:pStyle w:val="Times14"/>
        <w:spacing w:before="240"/>
        <w:jc w:val="center"/>
      </w:pPr>
      <w:r w:rsidRPr="00024648"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31C06F05" wp14:editId="530B4FCC">
            <wp:simplePos x="0" y="0"/>
            <wp:positionH relativeFrom="margin">
              <wp:posOffset>15240</wp:posOffset>
            </wp:positionH>
            <wp:positionV relativeFrom="paragraph">
              <wp:posOffset>3810</wp:posOffset>
            </wp:positionV>
            <wp:extent cx="6086475" cy="5410835"/>
            <wp:effectExtent l="0" t="0" r="952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541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648">
        <w:t xml:space="preserve">Рисунок </w:t>
      </w:r>
      <w:r w:rsidR="004F23C1" w:rsidRPr="00024648">
        <w:t>2</w:t>
      </w:r>
      <w:r w:rsidR="009E6B9E">
        <w:t>3</w:t>
      </w:r>
      <w:r w:rsidRPr="00024648">
        <w:t xml:space="preserve"> – </w:t>
      </w:r>
      <w:r w:rsidR="00610A08" w:rsidRPr="00024648">
        <w:rPr>
          <w:lang w:val="en-US"/>
        </w:rPr>
        <w:t>ER</w:t>
      </w:r>
      <w:r w:rsidR="00610A08" w:rsidRPr="00024648">
        <w:t>-диаграмма структуры базы данных</w:t>
      </w:r>
    </w:p>
    <w:p w14:paraId="09947BC8" w14:textId="00EEA3F8" w:rsidR="00610A08" w:rsidRPr="00024648" w:rsidRDefault="00610A08" w:rsidP="00113808">
      <w:pPr>
        <w:pStyle w:val="Times14"/>
        <w:spacing w:before="240"/>
      </w:pPr>
      <w:r w:rsidRPr="00024648">
        <w:t>Сущность Клиент является основополагающей: она содержит информацию о пользователе, который способен создавать окружение для пользователей Telegram бота. Информация состоит из таких полей, как идентификатор, имя, электронная почта, телефон, дату регистрации и модификации.</w:t>
      </w:r>
    </w:p>
    <w:p w14:paraId="205D6B52" w14:textId="6A9A8D03" w:rsidR="00610A08" w:rsidRPr="00024648" w:rsidRDefault="00610A08" w:rsidP="00610A08">
      <w:pPr>
        <w:pStyle w:val="Times14"/>
      </w:pPr>
      <w:r w:rsidRPr="00024648">
        <w:t>Сущность Организаци</w:t>
      </w:r>
      <w:r w:rsidR="00113808">
        <w:t>я</w:t>
      </w:r>
      <w:r w:rsidRPr="00024648">
        <w:t xml:space="preserve"> служит для объединения пользователей в определенные группы. Она содержит в себе такие поля, как идентификатор и имя организации. Для группировки пользователей существует промежуточная таблица, которая содержит идентификатор пользователя и </w:t>
      </w:r>
      <w:r w:rsidRPr="00024648">
        <w:lastRenderedPageBreak/>
        <w:t>организации. Также в промежуточной таблице содержится набор привилегий в виде 64-битного числа.</w:t>
      </w:r>
    </w:p>
    <w:p w14:paraId="3AEADD17" w14:textId="46208EC5" w:rsidR="00610A08" w:rsidRPr="00024648" w:rsidRDefault="00610A08" w:rsidP="00610A08">
      <w:pPr>
        <w:pStyle w:val="Times14"/>
      </w:pPr>
      <w:r w:rsidRPr="00024648">
        <w:t xml:space="preserve">Сущность Бот содержит такие поля, как идентификатор, название бота, Telegram токен и идентификатор организации, к которой принадлежит бот. Также существует промежуточная таблица, которая служит для сопоставления пользователя и бота, и дает </w:t>
      </w:r>
      <w:r w:rsidR="004F23C1" w:rsidRPr="00024648">
        <w:t>первому определенные</w:t>
      </w:r>
      <w:r w:rsidRPr="00024648">
        <w:t xml:space="preserve"> привилегии для управления последним.</w:t>
      </w:r>
    </w:p>
    <w:p w14:paraId="5F308CF3" w14:textId="4F4539D7" w:rsidR="00610A08" w:rsidRPr="00024648" w:rsidRDefault="00610A08" w:rsidP="00610A08">
      <w:pPr>
        <w:pStyle w:val="Times14"/>
      </w:pPr>
      <w:r w:rsidRPr="00024648">
        <w:t>Сущность Рол</w:t>
      </w:r>
      <w:r w:rsidR="00113808">
        <w:t>ь</w:t>
      </w:r>
      <w:r w:rsidRPr="00024648">
        <w:t xml:space="preserve"> содержит в себе идентификатор, имя, идентификатор организации и привилегии в виде 64-битного числа, и служит для хранения привилегий, привязанных к типовым ролям.</w:t>
      </w:r>
    </w:p>
    <w:p w14:paraId="649C3F0F" w14:textId="2DC8C12D" w:rsidR="00610A08" w:rsidRPr="00024648" w:rsidRDefault="00610A08" w:rsidP="00610A08">
      <w:pPr>
        <w:pStyle w:val="Times14"/>
      </w:pPr>
      <w:r w:rsidRPr="00024648">
        <w:t>Сущность Зал содержит идентификатор, имя, адрес расположения спортзала и идентификатор бота, который способствует принадлежности спортивного зала определенном боту.</w:t>
      </w:r>
    </w:p>
    <w:p w14:paraId="592C1B28" w14:textId="09A7AD8C" w:rsidR="00610A08" w:rsidRPr="00024648" w:rsidRDefault="00610A08" w:rsidP="00610A08">
      <w:pPr>
        <w:pStyle w:val="Times14"/>
      </w:pPr>
      <w:r w:rsidRPr="00024648">
        <w:t>Сущность Абонемент содержит идентификатор, имя, цену, количество тренировок, время начало и конца, а также идентификатор организации. Абонемент принадлежит определенной организации. Также Абонементы могут быть привязаны ко многим залам при помощи промежуточной таблицы, которая их сопоставляет по идентификаторам.</w:t>
      </w:r>
    </w:p>
    <w:p w14:paraId="0C1ABF47" w14:textId="6A080EB6" w:rsidR="00610A08" w:rsidRPr="00024648" w:rsidRDefault="00610A08" w:rsidP="00610A08">
      <w:pPr>
        <w:pStyle w:val="Times14"/>
      </w:pPr>
      <w:r w:rsidRPr="00024648">
        <w:t>Сущность Telegram пользовател</w:t>
      </w:r>
      <w:r w:rsidR="00113808">
        <w:t>ь</w:t>
      </w:r>
      <w:r w:rsidRPr="00024648">
        <w:t xml:space="preserve"> содержит идентификатор Telegram, возраст, имя, идентификатор зала, телефон. Он привязывается к определенному боту через идентификатор бота.</w:t>
      </w:r>
    </w:p>
    <w:p w14:paraId="6D5CDFDE" w14:textId="76471632" w:rsidR="009E14B8" w:rsidRPr="00024648" w:rsidRDefault="009E14B8" w:rsidP="00113808">
      <w:pPr>
        <w:pStyle w:val="ninxheader"/>
      </w:pPr>
      <w:r w:rsidRPr="00024648">
        <w:t>Вывод</w:t>
      </w:r>
    </w:p>
    <w:p w14:paraId="1D366FEE" w14:textId="7C0E8F65" w:rsidR="00B01BEA" w:rsidRPr="00024648" w:rsidRDefault="009E14B8" w:rsidP="00B01BEA">
      <w:pPr>
        <w:pStyle w:val="Times14"/>
      </w:pPr>
      <w:bookmarkStart w:id="488" w:name="_Hlk122603081"/>
      <w:r w:rsidRPr="00024648">
        <w:t xml:space="preserve">В данном разделе в соответствии с предметной областью были спроектированы концептуальная и логическая схемы базы данных. </w:t>
      </w:r>
      <w:bookmarkEnd w:id="488"/>
    </w:p>
    <w:p w14:paraId="2375435D" w14:textId="64A60DAA" w:rsidR="004E71E6" w:rsidRPr="00024648" w:rsidRDefault="000E48E9" w:rsidP="0088121E">
      <w:pPr>
        <w:pStyle w:val="Times14"/>
        <w:spacing w:after="480"/>
      </w:pPr>
      <w:r w:rsidRPr="00024648">
        <w:br w:type="column"/>
      </w:r>
      <w:bookmarkStart w:id="489" w:name="_Toc101816527"/>
      <w:r w:rsidRPr="00024648">
        <w:lastRenderedPageBreak/>
        <w:t>Заключение</w:t>
      </w:r>
      <w:bookmarkEnd w:id="489"/>
    </w:p>
    <w:p w14:paraId="6F289AF2" w14:textId="7894622D" w:rsidR="0098596B" w:rsidRDefault="00DB4876" w:rsidP="002C5CFE">
      <w:pPr>
        <w:pStyle w:val="Times14"/>
      </w:pPr>
      <w:r w:rsidRPr="00024648">
        <w:t xml:space="preserve">В ходе выполнения курсового проекта была </w:t>
      </w:r>
      <w:r w:rsidR="0098596B">
        <w:t>построена</w:t>
      </w:r>
      <w:r w:rsidRPr="00024648">
        <w:t xml:space="preserve"> </w:t>
      </w:r>
      <w:r w:rsidR="002C5CFE">
        <w:t>структура</w:t>
      </w:r>
      <w:r w:rsidRPr="00024648">
        <w:t xml:space="preserve"> платформы для создания Tele</w:t>
      </w:r>
      <w:r w:rsidR="002C5CFE">
        <w:t>gram ботов для спортивных залов, представляющая собой набор блоков, которые взаимодействуют с общей базой данных.</w:t>
      </w:r>
    </w:p>
    <w:p w14:paraId="6F875E64" w14:textId="68389D0F" w:rsidR="002C5CFE" w:rsidRDefault="002C5CFE" w:rsidP="002C5CFE">
      <w:pPr>
        <w:pStyle w:val="Times14"/>
        <w:ind w:firstLine="0"/>
      </w:pPr>
      <w:r>
        <w:tab/>
        <w:t>Для блока административной панел</w:t>
      </w:r>
      <w:r w:rsidR="00BE321D">
        <w:t>и был спроектирован механизм обработки запросов клиента, были созданы шаблоны пользовательского интерфейса</w:t>
      </w:r>
      <w:r w:rsidR="006F57FC">
        <w:t xml:space="preserve"> для формы и списка</w:t>
      </w:r>
      <w:r w:rsidR="00BE321D">
        <w:t xml:space="preserve"> и организация системы </w:t>
      </w:r>
      <w:r>
        <w:t>управления доступом на базе ролевой модели с помощью битовых масок.</w:t>
      </w:r>
      <w:r w:rsidR="006F57FC">
        <w:t xml:space="preserve"> </w:t>
      </w:r>
    </w:p>
    <w:p w14:paraId="5862FAB3" w14:textId="5D635A8A" w:rsidR="006F57FC" w:rsidRDefault="006F57FC" w:rsidP="002C5CFE">
      <w:pPr>
        <w:pStyle w:val="Times14"/>
        <w:ind w:firstLine="0"/>
      </w:pPr>
      <w:r>
        <w:tab/>
        <w:t xml:space="preserve">Для блока конструктора были определены шаблоны компонента в формате </w:t>
      </w:r>
      <w:r>
        <w:rPr>
          <w:lang w:val="en-US"/>
        </w:rPr>
        <w:t>JSON</w:t>
      </w:r>
      <w:r w:rsidRPr="006F57FC">
        <w:t xml:space="preserve"> </w:t>
      </w:r>
      <w:r>
        <w:t xml:space="preserve">и пользовательского интерфейса. </w:t>
      </w:r>
    </w:p>
    <w:p w14:paraId="4795503A" w14:textId="1A05484C" w:rsidR="006F57FC" w:rsidRPr="006F57FC" w:rsidRDefault="006F57FC" w:rsidP="002C5CFE">
      <w:pPr>
        <w:pStyle w:val="Times14"/>
        <w:ind w:firstLine="0"/>
      </w:pPr>
      <w:r>
        <w:tab/>
        <w:t xml:space="preserve">Для блока </w:t>
      </w:r>
      <w:r w:rsidR="0088121E">
        <w:t>бота был</w:t>
      </w:r>
      <w:r>
        <w:t xml:space="preserve"> </w:t>
      </w:r>
      <w:r w:rsidR="004B3BA6">
        <w:t>разработан алгоритм</w:t>
      </w:r>
      <w:r w:rsidR="004E71E6">
        <w:t xml:space="preserve"> обработки</w:t>
      </w:r>
      <w:r w:rsidR="004B3BA6">
        <w:t xml:space="preserve"> запросов.</w:t>
      </w:r>
    </w:p>
    <w:p w14:paraId="03CD38BE" w14:textId="741E10DC" w:rsidR="0098596B" w:rsidRDefault="004E71E6" w:rsidP="00DB4876">
      <w:pPr>
        <w:pStyle w:val="Times14"/>
      </w:pPr>
      <w:r>
        <w:t>На основани</w:t>
      </w:r>
      <w:r w:rsidR="00731020">
        <w:t>и предметной области и функциональных требований была спроектирована принципиальная и логическая структуры базы данных.</w:t>
      </w:r>
    </w:p>
    <w:p w14:paraId="23C64A89" w14:textId="0FAD80CF" w:rsidR="00DB4876" w:rsidRPr="00024648" w:rsidRDefault="00DB4876" w:rsidP="00731020">
      <w:pPr>
        <w:pStyle w:val="Times14"/>
        <w:ind w:firstLine="708"/>
      </w:pPr>
      <w:r w:rsidRPr="00024648">
        <w:t xml:space="preserve">В качестве направления дальнейшего развития можно рассмотреть переход </w:t>
      </w:r>
      <w:r w:rsidR="00EB3391" w:rsidRPr="00024648">
        <w:t xml:space="preserve">на использование </w:t>
      </w:r>
      <w:proofErr w:type="spellStart"/>
      <w:r w:rsidR="00EB3391" w:rsidRPr="00024648">
        <w:t>микросервисной</w:t>
      </w:r>
      <w:proofErr w:type="spellEnd"/>
      <w:r w:rsidR="00EB3391" w:rsidRPr="00024648">
        <w:t xml:space="preserve"> архитектуры.</w:t>
      </w:r>
    </w:p>
    <w:p w14:paraId="6F6894A9" w14:textId="1A1BF775" w:rsidR="00901866" w:rsidRPr="00024648" w:rsidRDefault="00901866">
      <w:pPr>
        <w:rPr>
          <w:rFonts w:ascii="Times New Roman" w:hAnsi="Times New Roman" w:cs="Times New Roman"/>
          <w:sz w:val="28"/>
          <w:szCs w:val="28"/>
        </w:rPr>
      </w:pPr>
      <w:r w:rsidRPr="00024648">
        <w:rPr>
          <w:rFonts w:ascii="Times New Roman" w:hAnsi="Times New Roman" w:cs="Times New Roman"/>
          <w:sz w:val="28"/>
          <w:szCs w:val="28"/>
        </w:rPr>
        <w:br w:type="page"/>
      </w:r>
    </w:p>
    <w:p w14:paraId="216AD0E4" w14:textId="59A6BDD5" w:rsidR="004A3E01" w:rsidRPr="00024648" w:rsidRDefault="004A3E01" w:rsidP="004A3E01">
      <w:pPr>
        <w:pStyle w:val="TimesHeader"/>
        <w:jc w:val="center"/>
        <w:rPr>
          <w:rFonts w:cs="Times New Roman"/>
          <w:szCs w:val="28"/>
        </w:rPr>
      </w:pPr>
      <w:bookmarkStart w:id="490" w:name="_Toc101816530"/>
      <w:bookmarkStart w:id="491" w:name="_Toc122726827"/>
      <w:r w:rsidRPr="00024648">
        <w:rPr>
          <w:rFonts w:cs="Times New Roman"/>
          <w:szCs w:val="28"/>
        </w:rPr>
        <w:lastRenderedPageBreak/>
        <w:t>Приложение А</w:t>
      </w:r>
      <w:bookmarkEnd w:id="490"/>
      <w:bookmarkEnd w:id="491"/>
    </w:p>
    <w:p w14:paraId="51D0C800" w14:textId="111692CD" w:rsidR="004A3E01" w:rsidRPr="00024648" w:rsidRDefault="004A3E01" w:rsidP="004A3E01">
      <w:pPr>
        <w:pStyle w:val="Times14"/>
        <w:jc w:val="center"/>
      </w:pPr>
      <w:r w:rsidRPr="00024648">
        <w:t>(обязательное)</w:t>
      </w:r>
    </w:p>
    <w:p w14:paraId="4FF95452" w14:textId="21682F03" w:rsidR="00135BD9" w:rsidRPr="00024648" w:rsidRDefault="00CC72E9" w:rsidP="004A3E01">
      <w:pPr>
        <w:pStyle w:val="Times14"/>
        <w:jc w:val="center"/>
      </w:pPr>
      <w:r w:rsidRPr="00024648">
        <w:t xml:space="preserve">Диаграмма состояний </w:t>
      </w:r>
      <w:r w:rsidR="00137CD5" w:rsidRPr="00024648">
        <w:t xml:space="preserve">для </w:t>
      </w:r>
      <w:r w:rsidRPr="00024648">
        <w:t>административной панели</w:t>
      </w:r>
    </w:p>
    <w:p w14:paraId="7CACDFF4" w14:textId="09AEB566" w:rsidR="00CC72E9" w:rsidRPr="00024648" w:rsidRDefault="00CC72E9" w:rsidP="004A3E01">
      <w:pPr>
        <w:pStyle w:val="Times14"/>
        <w:jc w:val="center"/>
      </w:pPr>
      <w:r w:rsidRPr="00024648">
        <w:rPr>
          <w:noProof/>
          <w:lang w:eastAsia="ru-RU"/>
        </w:rPr>
        <w:drawing>
          <wp:inline distT="0" distB="0" distL="0" distR="0" wp14:anchorId="22AB2072" wp14:editId="58AC75D9">
            <wp:extent cx="7002703" cy="4855807"/>
            <wp:effectExtent l="6668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42792" cy="488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F88F" w14:textId="4DC03707" w:rsidR="00135BD9" w:rsidRPr="00024648" w:rsidRDefault="00CC72E9" w:rsidP="00CC72E9">
      <w:pPr>
        <w:rPr>
          <w:rFonts w:ascii="Times New Roman" w:hAnsi="Times New Roman" w:cs="Times New Roman"/>
          <w:sz w:val="28"/>
          <w:szCs w:val="28"/>
        </w:rPr>
      </w:pPr>
      <w:r w:rsidRPr="00024648">
        <w:rPr>
          <w:rFonts w:ascii="Times New Roman" w:hAnsi="Times New Roman" w:cs="Times New Roman"/>
          <w:sz w:val="28"/>
          <w:szCs w:val="28"/>
        </w:rPr>
        <w:br w:type="page"/>
      </w:r>
    </w:p>
    <w:p w14:paraId="16B3DEFA" w14:textId="297732D9" w:rsidR="009D0B0E" w:rsidRPr="00024648" w:rsidRDefault="009D0B0E" w:rsidP="009D0B0E">
      <w:pPr>
        <w:pStyle w:val="TimesHeader"/>
        <w:jc w:val="center"/>
        <w:rPr>
          <w:rFonts w:cs="Times New Roman"/>
          <w:szCs w:val="28"/>
        </w:rPr>
      </w:pPr>
      <w:bookmarkStart w:id="492" w:name="_Toc101816531"/>
      <w:bookmarkStart w:id="493" w:name="_Toc122726828"/>
      <w:r w:rsidRPr="00024648">
        <w:rPr>
          <w:rFonts w:cs="Times New Roman"/>
          <w:szCs w:val="28"/>
        </w:rPr>
        <w:lastRenderedPageBreak/>
        <w:t>Приложение Б</w:t>
      </w:r>
      <w:bookmarkEnd w:id="492"/>
      <w:bookmarkEnd w:id="493"/>
    </w:p>
    <w:p w14:paraId="0D7DD2B2" w14:textId="25EEC285" w:rsidR="009D0B0E" w:rsidRPr="00024648" w:rsidRDefault="009D0B0E" w:rsidP="009D0B0E">
      <w:pPr>
        <w:pStyle w:val="Times14"/>
        <w:jc w:val="center"/>
      </w:pPr>
      <w:r w:rsidRPr="00024648">
        <w:t>(обязательное)</w:t>
      </w:r>
    </w:p>
    <w:p w14:paraId="3CEA9C6A" w14:textId="7F5BAC49" w:rsidR="00176C44" w:rsidRPr="00024648" w:rsidRDefault="00137CD5" w:rsidP="00176C44">
      <w:pPr>
        <w:pStyle w:val="Times14"/>
        <w:jc w:val="center"/>
      </w:pPr>
      <w:bookmarkStart w:id="494" w:name="_Hlk122281046"/>
      <w:bookmarkStart w:id="495" w:name="_Toc101816532"/>
      <w:r w:rsidRPr="00024648">
        <w:t>Диаграмма состояний для модуля «бот» административной панели</w:t>
      </w:r>
    </w:p>
    <w:bookmarkEnd w:id="494"/>
    <w:p w14:paraId="5C5A0467" w14:textId="4DEAACEB" w:rsidR="00137CD5" w:rsidRPr="00024648" w:rsidRDefault="00137CD5" w:rsidP="00137CD5">
      <w:pPr>
        <w:jc w:val="center"/>
        <w:rPr>
          <w:rFonts w:ascii="Times New Roman" w:hAnsi="Times New Roman" w:cs="Times New Roman"/>
          <w:sz w:val="28"/>
          <w:szCs w:val="28"/>
        </w:rPr>
      </w:pPr>
      <w:r w:rsidRPr="00024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58DF25" wp14:editId="3D0E4DDE">
            <wp:extent cx="7418389" cy="4000928"/>
            <wp:effectExtent l="0" t="5715" r="571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44257" cy="401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8AAC1" w14:textId="6E8E18CB" w:rsidR="00176C44" w:rsidRPr="00024648" w:rsidRDefault="00176C44">
      <w:pPr>
        <w:rPr>
          <w:rFonts w:ascii="Times New Roman" w:eastAsiaTheme="majorEastAsia" w:hAnsi="Times New Roman" w:cs="Times New Roman"/>
          <w:sz w:val="28"/>
          <w:szCs w:val="28"/>
        </w:rPr>
      </w:pPr>
      <w:r w:rsidRPr="00024648">
        <w:rPr>
          <w:rFonts w:ascii="Times New Roman" w:hAnsi="Times New Roman" w:cs="Times New Roman"/>
          <w:sz w:val="28"/>
          <w:szCs w:val="28"/>
        </w:rPr>
        <w:br w:type="page"/>
      </w:r>
    </w:p>
    <w:p w14:paraId="07EB8B0C" w14:textId="3A2FDF5C" w:rsidR="005E0770" w:rsidRPr="00024648" w:rsidRDefault="005E0770" w:rsidP="005E0770">
      <w:pPr>
        <w:pStyle w:val="TimesHeader"/>
        <w:jc w:val="center"/>
        <w:rPr>
          <w:rFonts w:cs="Times New Roman"/>
          <w:szCs w:val="28"/>
        </w:rPr>
      </w:pPr>
      <w:bookmarkStart w:id="496" w:name="_Toc122726829"/>
      <w:r w:rsidRPr="00024648">
        <w:rPr>
          <w:rFonts w:cs="Times New Roman"/>
          <w:szCs w:val="28"/>
        </w:rPr>
        <w:lastRenderedPageBreak/>
        <w:t>Приложение В</w:t>
      </w:r>
      <w:bookmarkEnd w:id="495"/>
      <w:bookmarkEnd w:id="496"/>
    </w:p>
    <w:p w14:paraId="72420547" w14:textId="77777777" w:rsidR="005E0770" w:rsidRPr="00024648" w:rsidRDefault="005E0770" w:rsidP="005E0770">
      <w:pPr>
        <w:pStyle w:val="Times14"/>
        <w:jc w:val="center"/>
      </w:pPr>
      <w:r w:rsidRPr="00024648">
        <w:t>(обязательное)</w:t>
      </w:r>
    </w:p>
    <w:p w14:paraId="11EC682D" w14:textId="134A0209" w:rsidR="00E9503F" w:rsidRPr="00024648" w:rsidRDefault="00E9503F" w:rsidP="00E9503F">
      <w:pPr>
        <w:pStyle w:val="Times14"/>
        <w:jc w:val="center"/>
      </w:pPr>
      <w:bookmarkStart w:id="497" w:name="_Hlk122727934"/>
      <w:r w:rsidRPr="00024648">
        <w:t>Диаграмма состояний для модуля «организация» административной панели</w:t>
      </w:r>
      <w:bookmarkEnd w:id="497"/>
    </w:p>
    <w:p w14:paraId="250F10EE" w14:textId="72769B41" w:rsidR="00061E21" w:rsidRPr="00024648" w:rsidRDefault="00E9503F" w:rsidP="00444AB8">
      <w:pPr>
        <w:pStyle w:val="Times14"/>
        <w:jc w:val="center"/>
      </w:pPr>
      <w:r w:rsidRPr="00024648">
        <w:rPr>
          <w:noProof/>
          <w:lang w:eastAsia="ru-RU"/>
        </w:rPr>
        <w:drawing>
          <wp:inline distT="0" distB="0" distL="0" distR="0" wp14:anchorId="42A6F37B" wp14:editId="17BB6837">
            <wp:extent cx="7108193" cy="5065871"/>
            <wp:effectExtent l="0" t="7303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121221" cy="507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CE83E" w14:textId="48566073" w:rsidR="00444AB8" w:rsidRPr="00024648" w:rsidRDefault="00444AB8">
      <w:pPr>
        <w:rPr>
          <w:rFonts w:ascii="Times New Roman" w:hAnsi="Times New Roman" w:cs="Times New Roman"/>
          <w:sz w:val="28"/>
          <w:szCs w:val="28"/>
        </w:rPr>
      </w:pPr>
      <w:r w:rsidRPr="00024648">
        <w:rPr>
          <w:rFonts w:ascii="Times New Roman" w:hAnsi="Times New Roman" w:cs="Times New Roman"/>
          <w:sz w:val="28"/>
          <w:szCs w:val="28"/>
        </w:rPr>
        <w:br w:type="page"/>
      </w:r>
    </w:p>
    <w:p w14:paraId="2C988F50" w14:textId="05973F19" w:rsidR="000A4EFE" w:rsidRPr="00024648" w:rsidRDefault="000A4EFE" w:rsidP="000A4EFE">
      <w:pPr>
        <w:pStyle w:val="TimesHeader"/>
        <w:jc w:val="center"/>
        <w:rPr>
          <w:rFonts w:cs="Times New Roman"/>
          <w:szCs w:val="28"/>
        </w:rPr>
      </w:pPr>
      <w:bookmarkStart w:id="498" w:name="_Toc101816533"/>
      <w:bookmarkStart w:id="499" w:name="_Toc122726830"/>
      <w:bookmarkStart w:id="500" w:name="_Hlk122726244"/>
      <w:r w:rsidRPr="00024648">
        <w:rPr>
          <w:rFonts w:cs="Times New Roman"/>
          <w:szCs w:val="28"/>
        </w:rPr>
        <w:lastRenderedPageBreak/>
        <w:t>Приложение Г</w:t>
      </w:r>
      <w:bookmarkEnd w:id="498"/>
      <w:bookmarkEnd w:id="499"/>
    </w:p>
    <w:p w14:paraId="73BECBEC" w14:textId="77777777" w:rsidR="000A4EFE" w:rsidRPr="00024648" w:rsidRDefault="000A4EFE" w:rsidP="000A4EFE">
      <w:pPr>
        <w:pStyle w:val="Times14"/>
        <w:jc w:val="center"/>
      </w:pPr>
      <w:r w:rsidRPr="00024648">
        <w:t>(обязательное)</w:t>
      </w:r>
    </w:p>
    <w:p w14:paraId="34BEF205" w14:textId="20D773DC" w:rsidR="00444AB8" w:rsidRPr="00024648" w:rsidRDefault="005C1D5D" w:rsidP="00444AB8">
      <w:pPr>
        <w:pStyle w:val="Times14"/>
        <w:jc w:val="center"/>
      </w:pPr>
      <w:bookmarkStart w:id="501" w:name="_Hlk122727956"/>
      <w:r w:rsidRPr="00024648">
        <w:t>Диаграмма состояний для конструктора</w:t>
      </w:r>
      <w:bookmarkEnd w:id="500"/>
    </w:p>
    <w:bookmarkEnd w:id="501"/>
    <w:p w14:paraId="29068572" w14:textId="5130D14E" w:rsidR="00113808" w:rsidRDefault="005C1D5D" w:rsidP="0093712A">
      <w:pPr>
        <w:pStyle w:val="Times14"/>
        <w:jc w:val="center"/>
      </w:pPr>
      <w:r w:rsidRPr="00024648">
        <w:rPr>
          <w:noProof/>
          <w:lang w:eastAsia="ru-RU"/>
        </w:rPr>
        <w:drawing>
          <wp:inline distT="0" distB="0" distL="0" distR="0" wp14:anchorId="09895488" wp14:editId="50A9FE68">
            <wp:extent cx="7584443" cy="5548105"/>
            <wp:effectExtent l="8572" t="0" r="6033" b="6032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98632" cy="555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FC829" w14:textId="77777777" w:rsidR="001D7A4E" w:rsidRPr="00024648" w:rsidRDefault="001D7A4E" w:rsidP="001D7A4E">
      <w:pPr>
        <w:pStyle w:val="TimesHeader"/>
        <w:jc w:val="center"/>
        <w:rPr>
          <w:rFonts w:cs="Times New Roman"/>
          <w:szCs w:val="28"/>
        </w:rPr>
      </w:pPr>
      <w:bookmarkStart w:id="502" w:name="_Toc122726831"/>
      <w:r w:rsidRPr="00024648">
        <w:rPr>
          <w:rFonts w:cs="Times New Roman"/>
          <w:szCs w:val="28"/>
        </w:rPr>
        <w:lastRenderedPageBreak/>
        <w:t xml:space="preserve">Приложение </w:t>
      </w:r>
      <w:r>
        <w:rPr>
          <w:rFonts w:cs="Times New Roman"/>
          <w:szCs w:val="28"/>
        </w:rPr>
        <w:t>Д</w:t>
      </w:r>
      <w:bookmarkEnd w:id="502"/>
    </w:p>
    <w:p w14:paraId="36DE9188" w14:textId="6A968DF2" w:rsidR="001D7A4E" w:rsidRDefault="001D7A4E" w:rsidP="001D7A4E">
      <w:pPr>
        <w:pStyle w:val="Times14"/>
        <w:jc w:val="center"/>
      </w:pPr>
      <w:r w:rsidRPr="00024648">
        <w:t>(</w:t>
      </w:r>
      <w:r w:rsidR="00C51F91">
        <w:t>Обязательное)</w:t>
      </w:r>
    </w:p>
    <w:p w14:paraId="6660773E" w14:textId="6DFEC727" w:rsidR="001D7A4E" w:rsidRDefault="001D7A4E" w:rsidP="001D7A4E">
      <w:pPr>
        <w:pStyle w:val="Times14"/>
        <w:jc w:val="center"/>
      </w:pPr>
      <w:bookmarkStart w:id="503" w:name="_Hlk122727975"/>
      <w:r>
        <w:t>Перечень сокращений</w:t>
      </w:r>
    </w:p>
    <w:bookmarkEnd w:id="503"/>
    <w:p w14:paraId="2901E767" w14:textId="39D09D10" w:rsidR="001D7A4E" w:rsidRPr="00024648" w:rsidRDefault="001D7A4E" w:rsidP="001D7A4E">
      <w:pPr>
        <w:pStyle w:val="Times14"/>
      </w:pPr>
      <w:r w:rsidRPr="00024648">
        <w:t>БД – база данных</w:t>
      </w:r>
    </w:p>
    <w:p w14:paraId="49172233" w14:textId="77777777" w:rsidR="001D7A4E" w:rsidRPr="00024648" w:rsidRDefault="001D7A4E" w:rsidP="001D7A4E">
      <w:pPr>
        <w:pStyle w:val="Times14"/>
      </w:pPr>
      <w:r w:rsidRPr="00024648">
        <w:t>СУБД – система управления базами данных</w:t>
      </w:r>
    </w:p>
    <w:p w14:paraId="1787D8D2" w14:textId="77777777" w:rsidR="001D7A4E" w:rsidRPr="009376ED" w:rsidRDefault="001D7A4E" w:rsidP="001D7A4E">
      <w:pPr>
        <w:pStyle w:val="Times14"/>
      </w:pPr>
      <w:r w:rsidRPr="00024648">
        <w:rPr>
          <w:lang w:val="en-US"/>
        </w:rPr>
        <w:t>JSON</w:t>
      </w:r>
      <w:r w:rsidRPr="009376ED">
        <w:t xml:space="preserve"> – </w:t>
      </w:r>
      <w:r w:rsidRPr="00024648">
        <w:rPr>
          <w:lang w:val="en-US"/>
        </w:rPr>
        <w:t>JavaScript</w:t>
      </w:r>
      <w:r w:rsidRPr="009376ED">
        <w:t xml:space="preserve"> </w:t>
      </w:r>
      <w:r w:rsidRPr="00024648">
        <w:rPr>
          <w:lang w:val="en-US"/>
        </w:rPr>
        <w:t>Object</w:t>
      </w:r>
      <w:r w:rsidRPr="009376ED">
        <w:t xml:space="preserve"> </w:t>
      </w:r>
      <w:r w:rsidRPr="00024648">
        <w:rPr>
          <w:lang w:val="en-US"/>
        </w:rPr>
        <w:t>Notation</w:t>
      </w:r>
    </w:p>
    <w:p w14:paraId="51959F0B" w14:textId="77777777" w:rsidR="001D7A4E" w:rsidRPr="00024648" w:rsidRDefault="001D7A4E" w:rsidP="001D7A4E">
      <w:pPr>
        <w:pStyle w:val="Times14"/>
        <w:rPr>
          <w:lang w:val="en-US"/>
        </w:rPr>
      </w:pPr>
      <w:r w:rsidRPr="00024648">
        <w:t>ГСА</w:t>
      </w:r>
      <w:r w:rsidRPr="00024648">
        <w:rPr>
          <w:lang w:val="en-US"/>
        </w:rPr>
        <w:t xml:space="preserve"> - </w:t>
      </w:r>
      <w:r w:rsidRPr="00024648">
        <w:t>граф</w:t>
      </w:r>
      <w:r w:rsidRPr="00024648">
        <w:rPr>
          <w:lang w:val="en-US"/>
        </w:rPr>
        <w:t>-</w:t>
      </w:r>
      <w:r w:rsidRPr="00024648">
        <w:t>схема</w:t>
      </w:r>
      <w:r w:rsidRPr="00024648">
        <w:rPr>
          <w:lang w:val="en-US"/>
        </w:rPr>
        <w:t xml:space="preserve"> </w:t>
      </w:r>
      <w:r w:rsidRPr="00024648">
        <w:t>алгоритма</w:t>
      </w:r>
    </w:p>
    <w:p w14:paraId="74035005" w14:textId="77777777" w:rsidR="001D7A4E" w:rsidRPr="00024648" w:rsidRDefault="001D7A4E" w:rsidP="001D7A4E">
      <w:pPr>
        <w:pStyle w:val="Times14"/>
        <w:rPr>
          <w:lang w:val="en-US"/>
        </w:rPr>
      </w:pPr>
      <w:r w:rsidRPr="00024648">
        <w:rPr>
          <w:lang w:val="en-US"/>
        </w:rPr>
        <w:t>ER- entity relationship</w:t>
      </w:r>
    </w:p>
    <w:p w14:paraId="622B0F96" w14:textId="67C2DE22" w:rsidR="001D7A4E" w:rsidRPr="001D7A4E" w:rsidRDefault="001D7A4E" w:rsidP="001D7A4E">
      <w:pPr>
        <w:pStyle w:val="Times14"/>
        <w:rPr>
          <w:lang w:val="en-US"/>
        </w:rPr>
      </w:pPr>
      <w:r w:rsidRPr="00024648">
        <w:rPr>
          <w:lang w:val="en-US"/>
        </w:rPr>
        <w:t>SQL - Structured Query Language</w:t>
      </w:r>
    </w:p>
    <w:p w14:paraId="547B1C0C" w14:textId="77777777" w:rsidR="001D7A4E" w:rsidRPr="001D7A4E" w:rsidRDefault="00113808">
      <w:pPr>
        <w:rPr>
          <w:lang w:val="en-US"/>
        </w:rPr>
      </w:pPr>
      <w:r w:rsidRPr="001D7A4E">
        <w:rPr>
          <w:lang w:val="en-US"/>
        </w:rPr>
        <w:br w:type="page"/>
      </w:r>
    </w:p>
    <w:p w14:paraId="2505F6B4" w14:textId="60637584" w:rsidR="00113808" w:rsidRPr="009376ED" w:rsidRDefault="00113808" w:rsidP="00113808">
      <w:pPr>
        <w:pStyle w:val="TimesHeader"/>
        <w:jc w:val="center"/>
        <w:rPr>
          <w:rFonts w:cs="Times New Roman"/>
          <w:szCs w:val="28"/>
          <w:lang w:val="en-US"/>
        </w:rPr>
      </w:pPr>
      <w:bookmarkStart w:id="504" w:name="_Toc122726832"/>
      <w:bookmarkStart w:id="505" w:name="_Hlk122726464"/>
      <w:r w:rsidRPr="00024648">
        <w:rPr>
          <w:rFonts w:cs="Times New Roman"/>
          <w:szCs w:val="28"/>
        </w:rPr>
        <w:lastRenderedPageBreak/>
        <w:t>Приложение</w:t>
      </w:r>
      <w:r w:rsidRPr="009376ED">
        <w:rPr>
          <w:rFonts w:cs="Times New Roman"/>
          <w:szCs w:val="28"/>
          <w:lang w:val="en-US"/>
        </w:rPr>
        <w:t xml:space="preserve"> </w:t>
      </w:r>
      <w:r w:rsidR="002436EF">
        <w:rPr>
          <w:rFonts w:cs="Times New Roman"/>
          <w:szCs w:val="28"/>
        </w:rPr>
        <w:t>Е</w:t>
      </w:r>
      <w:bookmarkEnd w:id="504"/>
    </w:p>
    <w:p w14:paraId="58DA8C87" w14:textId="18B18D46" w:rsidR="00113808" w:rsidRDefault="00113808" w:rsidP="00113808">
      <w:pPr>
        <w:pStyle w:val="Times14"/>
        <w:jc w:val="center"/>
      </w:pPr>
      <w:r w:rsidRPr="00024648">
        <w:t>(</w:t>
      </w:r>
      <w:r>
        <w:t>справочное</w:t>
      </w:r>
      <w:r w:rsidRPr="00024648">
        <w:t>)</w:t>
      </w:r>
    </w:p>
    <w:bookmarkEnd w:id="505"/>
    <w:p w14:paraId="09DFE543" w14:textId="242A7E13" w:rsidR="00113808" w:rsidRDefault="001D7A4E" w:rsidP="00E74BE8">
      <w:pPr>
        <w:pStyle w:val="Times14"/>
        <w:spacing w:after="240"/>
        <w:jc w:val="center"/>
      </w:pPr>
      <w:r>
        <w:t>Библиографический список</w:t>
      </w:r>
    </w:p>
    <w:p w14:paraId="08531DBA" w14:textId="77777777" w:rsidR="001D7A4E" w:rsidRPr="00024648" w:rsidRDefault="001D7A4E" w:rsidP="0048344F">
      <w:pPr>
        <w:pStyle w:val="Times14"/>
        <w:numPr>
          <w:ilvl w:val="0"/>
          <w:numId w:val="32"/>
        </w:numPr>
        <w:rPr>
          <w:rFonts w:eastAsia="Times New Roman"/>
          <w:lang w:eastAsia="ru-RU"/>
        </w:rPr>
      </w:pPr>
      <w:bookmarkStart w:id="506" w:name="_Hlk122261780"/>
      <w:r w:rsidRPr="00024648">
        <w:t xml:space="preserve">HTTP – Википедия [Электронный ресурс]. – Режим доступа: </w:t>
      </w:r>
      <w:hyperlink r:id="rId37" w:history="1">
        <w:r w:rsidRPr="00024648">
          <w:t>https://ru.wikipedia.org/wiki/HTTP</w:t>
        </w:r>
      </w:hyperlink>
      <w:bookmarkEnd w:id="506"/>
      <w:r w:rsidRPr="00024648">
        <w:t>.</w:t>
      </w:r>
    </w:p>
    <w:p w14:paraId="77A82CE7" w14:textId="77777777" w:rsidR="001D7A4E" w:rsidRPr="00024648" w:rsidRDefault="001D7A4E" w:rsidP="0048344F">
      <w:pPr>
        <w:pStyle w:val="Times14"/>
        <w:numPr>
          <w:ilvl w:val="0"/>
          <w:numId w:val="32"/>
        </w:numPr>
        <w:rPr>
          <w:rFonts w:eastAsia="Times New Roman"/>
          <w:lang w:eastAsia="ru-RU"/>
        </w:rPr>
      </w:pPr>
      <w:bookmarkStart w:id="507" w:name="_Hlk122261869"/>
      <w:r w:rsidRPr="00024648">
        <w:rPr>
          <w:lang w:val="en-US"/>
        </w:rPr>
        <w:t>JSON</w:t>
      </w:r>
      <w:r w:rsidRPr="00024648">
        <w:t xml:space="preserve"> – Википедия [Электронный ресурс]. – Режим доступа: https://ru.wikipedia.org/wiki/JSON.</w:t>
      </w:r>
    </w:p>
    <w:p w14:paraId="09CF8CF0" w14:textId="77777777" w:rsidR="001D7A4E" w:rsidRPr="00024648" w:rsidRDefault="001D7A4E" w:rsidP="0048344F">
      <w:pPr>
        <w:pStyle w:val="Times14"/>
        <w:numPr>
          <w:ilvl w:val="0"/>
          <w:numId w:val="32"/>
        </w:numPr>
        <w:rPr>
          <w:rFonts w:eastAsia="Times New Roman"/>
          <w:lang w:eastAsia="ru-RU"/>
        </w:rPr>
      </w:pPr>
      <w:bookmarkStart w:id="508" w:name="_Hlk122263327"/>
      <w:bookmarkEnd w:id="507"/>
      <w:r w:rsidRPr="00024648">
        <w:rPr>
          <w:lang w:val="en-US"/>
        </w:rPr>
        <w:t>Telegram</w:t>
      </w:r>
      <w:r w:rsidRPr="00024648">
        <w:t xml:space="preserve"> </w:t>
      </w:r>
      <w:r w:rsidRPr="00024648">
        <w:rPr>
          <w:lang w:val="en-US"/>
        </w:rPr>
        <w:t>Bot</w:t>
      </w:r>
      <w:r w:rsidRPr="00024648">
        <w:t xml:space="preserve"> </w:t>
      </w:r>
      <w:r w:rsidRPr="00024648">
        <w:rPr>
          <w:lang w:val="en-US"/>
        </w:rPr>
        <w:t>API</w:t>
      </w:r>
      <w:r w:rsidRPr="00024648">
        <w:t xml:space="preserve"> – Википедия [Электронный ресурс]. – Режим доступа: https://core.telegram.org/bots/api.</w:t>
      </w:r>
    </w:p>
    <w:bookmarkEnd w:id="508"/>
    <w:p w14:paraId="7A5E7FC4" w14:textId="77777777" w:rsidR="001D7A4E" w:rsidRPr="00024648" w:rsidRDefault="001D7A4E" w:rsidP="0048344F">
      <w:pPr>
        <w:pStyle w:val="Times14"/>
        <w:numPr>
          <w:ilvl w:val="0"/>
          <w:numId w:val="32"/>
        </w:numPr>
        <w:rPr>
          <w:rFonts w:eastAsia="Times New Roman"/>
          <w:lang w:eastAsia="ru-RU"/>
        </w:rPr>
      </w:pPr>
      <w:r w:rsidRPr="00024648">
        <w:rPr>
          <w:color w:val="000000"/>
        </w:rPr>
        <w:t>15 сервисов для простого создания ботов в Telegram</w:t>
      </w:r>
      <w:r w:rsidRPr="00024648">
        <w:t xml:space="preserve"> [Электронный ресурс]. – Режим доступа: </w:t>
      </w:r>
      <w:r w:rsidRPr="00024648">
        <w:rPr>
          <w:color w:val="000000"/>
        </w:rPr>
        <w:t>https://vc.ru/services/89824-15-servisov-dlya-prostogo-sozdaniya-botov-v-telegram</w:t>
      </w:r>
      <w:r w:rsidRPr="00024648">
        <w:t>.</w:t>
      </w:r>
    </w:p>
    <w:p w14:paraId="0D336916" w14:textId="653F9368" w:rsidR="001D7A4E" w:rsidRDefault="001D7A4E" w:rsidP="00113808">
      <w:pPr>
        <w:pStyle w:val="Times14"/>
        <w:jc w:val="center"/>
      </w:pPr>
    </w:p>
    <w:p w14:paraId="62E32C52" w14:textId="033D88B3" w:rsidR="001D7A4E" w:rsidRDefault="001D7A4E" w:rsidP="001D7A4E">
      <w:pPr>
        <w:rPr>
          <w:rFonts w:ascii="Times New Roman" w:hAnsi="Times New Roman" w:cs="Times New Roman"/>
          <w:sz w:val="28"/>
          <w:szCs w:val="28"/>
        </w:rPr>
      </w:pPr>
    </w:p>
    <w:sectPr w:rsidR="001D7A4E" w:rsidSect="00162889">
      <w:footerReference w:type="default" r:id="rId38"/>
      <w:footerReference w:type="first" r:id="rId39"/>
      <w:pgSz w:w="11906" w:h="16838" w:code="9"/>
      <w:pgMar w:top="1134" w:right="851" w:bottom="340" w:left="1701" w:header="0" w:footer="709" w:gutter="0"/>
      <w:pgBorders>
        <w:top w:val="single" w:sz="12" w:space="31" w:color="auto"/>
        <w:left w:val="single" w:sz="12" w:space="28" w:color="auto"/>
        <w:bottom w:val="single" w:sz="12" w:space="0" w:color="auto"/>
        <w:right w:val="single" w:sz="12" w:space="20" w:color="auto"/>
      </w:pgBorders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3" w:author="Кошкин Олег Владимирович" w:date="2022-12-26T16:10:00Z" w:initials="КОВ">
    <w:p w14:paraId="4B172FEA" w14:textId="5917DE41" w:rsidR="003465FB" w:rsidRDefault="003465FB">
      <w:pPr>
        <w:pStyle w:val="af2"/>
      </w:pPr>
      <w:r>
        <w:rPr>
          <w:rStyle w:val="af1"/>
        </w:rPr>
        <w:annotationRef/>
      </w:r>
      <w:r>
        <w:t>Следующей строкой перечисляется</w:t>
      </w:r>
    </w:p>
  </w:comment>
  <w:comment w:id="42" w:author="Кошкин Олег Владимирович" w:date="2022-12-26T16:11:00Z" w:initials="КОВ">
    <w:p w14:paraId="69CBDA91" w14:textId="3C38FCE3" w:rsidR="003465FB" w:rsidRDefault="003465FB">
      <w:pPr>
        <w:pStyle w:val="af2"/>
      </w:pPr>
      <w:r>
        <w:rPr>
          <w:rStyle w:val="af1"/>
        </w:rPr>
        <w:annotationRef/>
      </w:r>
      <w:r>
        <w:t>Не понятно. Надо раскрыть</w:t>
      </w:r>
    </w:p>
  </w:comment>
  <w:comment w:id="44" w:author="Кошкин Олег Владимирович" w:date="2022-12-26T16:11:00Z" w:initials="КОВ">
    <w:p w14:paraId="714A5E9D" w14:textId="7988E9D0" w:rsidR="003465FB" w:rsidRPr="000127C5" w:rsidRDefault="003465FB">
      <w:pPr>
        <w:pStyle w:val="af2"/>
      </w:pPr>
      <w:r>
        <w:rPr>
          <w:rStyle w:val="af1"/>
        </w:rPr>
        <w:annotationRef/>
      </w:r>
      <w:r>
        <w:t xml:space="preserve">Отсюда рождается вопрос: «А зачем мы все это делаем» </w:t>
      </w:r>
      <w:r>
        <w:rPr>
          <w:rFonts w:ascii="Segoe UI Emoji" w:eastAsia="Segoe UI Emoji" w:hAnsi="Segoe UI Emoji" w:cs="Segoe UI Emoji"/>
        </w:rPr>
        <w:t>😊</w:t>
      </w:r>
    </w:p>
  </w:comment>
  <w:comment w:id="46" w:author="Кошкин Олег Владимирович" w:date="2022-12-26T16:12:00Z" w:initials="КОВ">
    <w:p w14:paraId="147EC1C8" w14:textId="5B9AD5EE" w:rsidR="003465FB" w:rsidRPr="000127C5" w:rsidRDefault="003465FB">
      <w:pPr>
        <w:pStyle w:val="af2"/>
      </w:pPr>
      <w:r>
        <w:rPr>
          <w:rStyle w:val="af1"/>
        </w:rPr>
        <w:annotationRef/>
      </w:r>
      <w:r>
        <w:t xml:space="preserve">Можно же описать термином </w:t>
      </w:r>
      <w:r>
        <w:rPr>
          <w:lang w:val="en-US"/>
        </w:rPr>
        <w:t>NoCode</w:t>
      </w:r>
      <w:r w:rsidRPr="000127C5">
        <w:t xml:space="preserve"> </w:t>
      </w:r>
      <w:r>
        <w:t>-инструмент</w:t>
      </w:r>
    </w:p>
  </w:comment>
  <w:comment w:id="60" w:author="Кошкин Олег Владимирович" w:date="2022-12-26T16:17:00Z" w:initials="КОВ">
    <w:p w14:paraId="19703B91" w14:textId="77777777" w:rsidR="003465FB" w:rsidRDefault="003465FB">
      <w:pPr>
        <w:pStyle w:val="af2"/>
      </w:pPr>
      <w:r>
        <w:rPr>
          <w:rStyle w:val="af1"/>
        </w:rPr>
        <w:annotationRef/>
      </w:r>
      <w:r>
        <w:t>Некоторые, а перечислено одно.</w:t>
      </w:r>
    </w:p>
    <w:p w14:paraId="6DD13FC2" w14:textId="10F81CA9" w:rsidR="003465FB" w:rsidRDefault="003465FB">
      <w:pPr>
        <w:pStyle w:val="af2"/>
      </w:pPr>
      <w:r>
        <w:t xml:space="preserve">Как насчет того, что при выходе нового функционала </w:t>
      </w:r>
      <w:r>
        <w:rPr>
          <w:lang w:val="en-US"/>
        </w:rPr>
        <w:t>API</w:t>
      </w:r>
      <w:r>
        <w:t xml:space="preserve"> для реализации предоставляемых им функций придется дожидаться обновления конструктора?</w:t>
      </w:r>
    </w:p>
    <w:p w14:paraId="6BC41C47" w14:textId="77777777" w:rsidR="003465FB" w:rsidRDefault="003465FB">
      <w:pPr>
        <w:pStyle w:val="af2"/>
      </w:pPr>
      <w:r>
        <w:t>Наверное, это тоже своего рода недостаток.</w:t>
      </w:r>
    </w:p>
    <w:p w14:paraId="3DA73219" w14:textId="77777777" w:rsidR="003465FB" w:rsidRDefault="003465FB">
      <w:pPr>
        <w:pStyle w:val="af2"/>
      </w:pPr>
    </w:p>
    <w:p w14:paraId="3CA12054" w14:textId="1A7F9773" w:rsidR="003465FB" w:rsidRPr="00C54625" w:rsidRDefault="003465FB">
      <w:pPr>
        <w:pStyle w:val="af2"/>
      </w:pPr>
      <w:r>
        <w:t>А как же эффективность и быстродействие? При реализации очередного, более высокого уровня абстракции мы, как правило, жертвуем эффективностью.</w:t>
      </w:r>
    </w:p>
  </w:comment>
  <w:comment w:id="82" w:author="Кошкин Олег Владимирович" w:date="2022-12-26T16:19:00Z" w:initials="КОВ">
    <w:p w14:paraId="2BE1C5C2" w14:textId="5095F346" w:rsidR="003465FB" w:rsidRDefault="003465FB">
      <w:pPr>
        <w:pStyle w:val="af2"/>
      </w:pPr>
      <w:r>
        <w:rPr>
          <w:rStyle w:val="af1"/>
        </w:rPr>
        <w:annotationRef/>
      </w:r>
      <w:r>
        <w:t>Отступ после заголовка не может быть больше отступа перед заголовком</w:t>
      </w:r>
    </w:p>
  </w:comment>
  <w:comment w:id="90" w:author="Кошкин Олег Владимирович" w:date="2022-12-26T16:21:00Z" w:initials="КОВ">
    <w:p w14:paraId="1120852C" w14:textId="32739D3D" w:rsidR="003465FB" w:rsidRDefault="003465FB">
      <w:pPr>
        <w:pStyle w:val="af2"/>
      </w:pPr>
      <w:r>
        <w:rPr>
          <w:rStyle w:val="af1"/>
        </w:rPr>
        <w:annotationRef/>
      </w:r>
      <w:r>
        <w:t>И пошло перечисление.</w:t>
      </w:r>
      <w:r>
        <w:br/>
        <w:t xml:space="preserve">Хороший технический документ – это сплошные перечисления и графические </w:t>
      </w:r>
    </w:p>
  </w:comment>
  <w:comment w:id="128" w:author="Кошкин Олег Владимирович" w:date="2022-12-27T12:00:00Z" w:initials="КОВ">
    <w:p w14:paraId="2E08B651" w14:textId="19569734" w:rsidR="003465FB" w:rsidRDefault="003465FB">
      <w:pPr>
        <w:pStyle w:val="af2"/>
      </w:pPr>
      <w:r>
        <w:rPr>
          <w:rStyle w:val="af1"/>
        </w:rPr>
        <w:annotationRef/>
      </w:r>
      <w:r>
        <w:t>Преимущества перечислением</w:t>
      </w:r>
    </w:p>
  </w:comment>
  <w:comment w:id="139" w:author="Кошкин Олег Владимирович" w:date="2022-12-27T12:00:00Z" w:initials="КОВ">
    <w:p w14:paraId="1863F7A4" w14:textId="217C0641" w:rsidR="003465FB" w:rsidRDefault="003465FB">
      <w:pPr>
        <w:pStyle w:val="af2"/>
      </w:pPr>
      <w:r>
        <w:rPr>
          <w:rStyle w:val="af1"/>
        </w:rPr>
        <w:annotationRef/>
      </w:r>
      <w:r>
        <w:t>Тоже перечислением. Из двух пунктов всего, но это хороший тон.</w:t>
      </w:r>
    </w:p>
  </w:comment>
  <w:comment w:id="176" w:author="Кошкин Олег Владимирович" w:date="2022-12-27T12:12:00Z" w:initials="КОВ">
    <w:p w14:paraId="7171FA8D" w14:textId="291BFF8A" w:rsidR="003465FB" w:rsidRDefault="003465FB">
      <w:pPr>
        <w:pStyle w:val="af2"/>
      </w:pPr>
      <w:r>
        <w:rPr>
          <w:rStyle w:val="af1"/>
        </w:rPr>
        <w:annotationRef/>
      </w:r>
      <w:r>
        <w:t>Перечисление требований всегда только в ТЗ</w:t>
      </w:r>
    </w:p>
  </w:comment>
  <w:comment w:id="216" w:author="Кошкин Олег Владимирович" w:date="2022-12-27T12:57:00Z" w:initials="КОВ">
    <w:p w14:paraId="1E30783A" w14:textId="00EE11E9" w:rsidR="003465FB" w:rsidRDefault="003465FB">
      <w:pPr>
        <w:pStyle w:val="af2"/>
      </w:pPr>
      <w:r>
        <w:rPr>
          <w:rStyle w:val="af1"/>
        </w:rPr>
        <w:annotationRef/>
      </w:r>
      <w:r>
        <w:t>Может таки укажем гайдлайны?</w:t>
      </w:r>
    </w:p>
  </w:comment>
  <w:comment w:id="217" w:author="Кошкин Олег Владимирович" w:date="2022-12-27T12:56:00Z" w:initials="КОВ">
    <w:p w14:paraId="1420ABD8" w14:textId="676B65E2" w:rsidR="003465FB" w:rsidRDefault="003465FB">
      <w:pPr>
        <w:pStyle w:val="af2"/>
      </w:pPr>
      <w:r>
        <w:rPr>
          <w:rStyle w:val="af1"/>
        </w:rPr>
        <w:annotationRef/>
      </w:r>
      <w:r>
        <w:t>Укажите разрешения минимальные и масимальные</w:t>
      </w:r>
    </w:p>
  </w:comment>
  <w:comment w:id="239" w:author="Кошкин Олег Владимирович" w:date="2022-12-27T12:58:00Z" w:initials="КОВ">
    <w:p w14:paraId="3971C305" w14:textId="289AFCBF" w:rsidR="003465FB" w:rsidRDefault="003465FB">
      <w:pPr>
        <w:pStyle w:val="af2"/>
      </w:pPr>
      <w:r>
        <w:rPr>
          <w:rStyle w:val="af1"/>
        </w:rPr>
        <w:annotationRef/>
      </w:r>
      <w:r>
        <w:t xml:space="preserve">Может все-таки общие архитектурные требования пропишем: классическая трехзвенная архитектура, требование соблюдения принципов </w:t>
      </w:r>
      <w:r>
        <w:rPr>
          <w:lang w:val="en-US"/>
        </w:rPr>
        <w:t>REST</w:t>
      </w:r>
      <w:r>
        <w:t xml:space="preserve"> при проектировании интерфейсов, требования по использованию протоколов прикладного уровня, где требования к безопасности (парольная защита, требования к паролям, шифрование и т.д.).</w:t>
      </w:r>
      <w:r>
        <w:br/>
        <w:t>Требования к техническому обеспечению (надо ли)?</w:t>
      </w:r>
    </w:p>
  </w:comment>
  <w:comment w:id="244" w:author="Кошкин Олег Владимирович" w:date="2022-12-27T13:02:00Z" w:initials="КОВ">
    <w:p w14:paraId="226F39CB" w14:textId="38ABE049" w:rsidR="003465FB" w:rsidRDefault="003465FB">
      <w:pPr>
        <w:pStyle w:val="af2"/>
      </w:pPr>
      <w:r>
        <w:rPr>
          <w:rStyle w:val="af1"/>
        </w:rPr>
        <w:annotationRef/>
      </w:r>
      <w:r>
        <w:t>В этом рисунке можно было бы избежать нагромождений стрелок, просто рисуя двунаправленные или однонаправленные стрелки. У вас они все двунапарвленные.</w:t>
      </w:r>
      <w:r>
        <w:br/>
        <w:t>Я бы назвал не сервер для админ панели, а сервер формирования пользовательского интерфейса.</w:t>
      </w:r>
    </w:p>
  </w:comment>
  <w:comment w:id="484" w:author="Кошкин Олег Владимирович" w:date="2022-12-27T13:20:00Z" w:initials="КОВ">
    <w:p w14:paraId="3A2B4C81" w14:textId="514BEAA0" w:rsidR="003465FB" w:rsidRPr="008A3DAC" w:rsidRDefault="003465FB" w:rsidP="008A3DAC">
      <w:pPr>
        <w:pStyle w:val="af2"/>
      </w:pPr>
      <w:r>
        <w:t>По идее, вся разработка должна быть третьим разделом. Выделять отдельный раздел только под структуру базы данных неправильно. Кроме того, описание форматов передачи данных выше (</w:t>
      </w:r>
      <w:r>
        <w:rPr>
          <w:lang w:val="en-US"/>
        </w:rPr>
        <w:t>JSON</w:t>
      </w:r>
      <w:r>
        <w:t xml:space="preserve"> </w:t>
      </w:r>
      <w:r>
        <w:rPr>
          <w:lang w:val="en-US"/>
        </w:rPr>
        <w:t>vs</w:t>
      </w:r>
      <w:r w:rsidRPr="008A3DAC">
        <w:t xml:space="preserve"> </w:t>
      </w:r>
      <w:r>
        <w:rPr>
          <w:lang w:val="en-US"/>
        </w:rPr>
        <w:t>XML</w:t>
      </w:r>
      <w:r>
        <w:t>) – это также относится к структурам данных. Должен быть один большой подраздел «Структуры передачи и хранения данных» в рамках раздела «Разработка конструктора».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B172FEA" w15:done="0"/>
  <w15:commentEx w15:paraId="69CBDA91" w15:done="0"/>
  <w15:commentEx w15:paraId="714A5E9D" w15:done="0"/>
  <w15:commentEx w15:paraId="147EC1C8" w15:done="0"/>
  <w15:commentEx w15:paraId="3CA12054" w15:done="0"/>
  <w15:commentEx w15:paraId="2BE1C5C2" w15:done="0"/>
  <w15:commentEx w15:paraId="1120852C" w15:done="0"/>
  <w15:commentEx w15:paraId="2E08B651" w15:done="0"/>
  <w15:commentEx w15:paraId="1863F7A4" w15:done="0"/>
  <w15:commentEx w15:paraId="7171FA8D" w15:done="0"/>
  <w15:commentEx w15:paraId="1E30783A" w15:done="0"/>
  <w15:commentEx w15:paraId="1420ABD8" w15:done="0"/>
  <w15:commentEx w15:paraId="3971C305" w15:done="0"/>
  <w15:commentEx w15:paraId="226F39CB" w15:done="0"/>
  <w15:commentEx w15:paraId="3A2B4C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75445E3" w16cex:dateUtc="2022-12-26T13:10:00Z"/>
  <w16cex:commentExtensible w16cex:durableId="27544626" w16cex:dateUtc="2022-12-26T13:11:00Z"/>
  <w16cex:commentExtensible w16cex:durableId="2754464C" w16cex:dateUtc="2022-12-26T13:11:00Z"/>
  <w16cex:commentExtensible w16cex:durableId="27544670" w16cex:dateUtc="2022-12-26T13:12:00Z"/>
  <w16cex:commentExtensible w16cex:durableId="27544798" w16cex:dateUtc="2022-12-26T13:17:00Z"/>
  <w16cex:commentExtensible w16cex:durableId="27544810" w16cex:dateUtc="2022-12-26T13:19:00Z"/>
  <w16cex:commentExtensible w16cex:durableId="2754487F" w16cex:dateUtc="2022-12-26T13:21:00Z"/>
  <w16cex:commentExtensible w16cex:durableId="27555CF8" w16cex:dateUtc="2022-12-27T09:00:00Z"/>
  <w16cex:commentExtensible w16cex:durableId="27555CDF" w16cex:dateUtc="2022-12-27T09:00:00Z"/>
  <w16cex:commentExtensible w16cex:durableId="27555FC7" w16cex:dateUtc="2022-12-27T09:12:00Z"/>
  <w16cex:commentExtensible w16cex:durableId="27556A2D" w16cex:dateUtc="2022-12-27T09:57:00Z"/>
  <w16cex:commentExtensible w16cex:durableId="27556A18" w16cex:dateUtc="2022-12-27T09:56:00Z"/>
  <w16cex:commentExtensible w16cex:durableId="27556A89" w16cex:dateUtc="2022-12-27T09:58:00Z"/>
  <w16cex:commentExtensible w16cex:durableId="27556B50" w16cex:dateUtc="2022-12-27T10:02:00Z"/>
  <w16cex:commentExtensible w16cex:durableId="27556FBA" w16cex:dateUtc="2022-12-27T10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B172FEA" w16cid:durableId="275445E3"/>
  <w16cid:commentId w16cid:paraId="69CBDA91" w16cid:durableId="27544626"/>
  <w16cid:commentId w16cid:paraId="714A5E9D" w16cid:durableId="2754464C"/>
  <w16cid:commentId w16cid:paraId="147EC1C8" w16cid:durableId="27544670"/>
  <w16cid:commentId w16cid:paraId="3CA12054" w16cid:durableId="27544798"/>
  <w16cid:commentId w16cid:paraId="2BE1C5C2" w16cid:durableId="27544810"/>
  <w16cid:commentId w16cid:paraId="1120852C" w16cid:durableId="2754487F"/>
  <w16cid:commentId w16cid:paraId="2E08B651" w16cid:durableId="27555CF8"/>
  <w16cid:commentId w16cid:paraId="1863F7A4" w16cid:durableId="27555CDF"/>
  <w16cid:commentId w16cid:paraId="7171FA8D" w16cid:durableId="27555FC7"/>
  <w16cid:commentId w16cid:paraId="1E30783A" w16cid:durableId="27556A2D"/>
  <w16cid:commentId w16cid:paraId="1420ABD8" w16cid:durableId="27556A18"/>
  <w16cid:commentId w16cid:paraId="3971C305" w16cid:durableId="27556A89"/>
  <w16cid:commentId w16cid:paraId="226F39CB" w16cid:durableId="27556B50"/>
  <w16cid:commentId w16cid:paraId="3A2B4C81" w16cid:durableId="27556FB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A8B1D9" w14:textId="77777777" w:rsidR="003B5CF7" w:rsidRDefault="003B5CF7" w:rsidP="00063FB9">
      <w:pPr>
        <w:spacing w:after="0" w:line="240" w:lineRule="auto"/>
      </w:pPr>
      <w:r>
        <w:separator/>
      </w:r>
    </w:p>
  </w:endnote>
  <w:endnote w:type="continuationSeparator" w:id="0">
    <w:p w14:paraId="3A115C00" w14:textId="77777777" w:rsidR="003B5CF7" w:rsidRDefault="003B5CF7" w:rsidP="00063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ISOCPEUR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7"/>
      <w:tblW w:w="10346" w:type="dxa"/>
      <w:tblInd w:w="-550" w:type="dxa"/>
      <w:tblLayout w:type="fixed"/>
      <w:tblCellMar>
        <w:left w:w="28" w:type="dxa"/>
        <w:right w:w="28" w:type="dxa"/>
      </w:tblCellMar>
      <w:tblLook w:val="04A0" w:firstRow="1" w:lastRow="0" w:firstColumn="1" w:lastColumn="0" w:noHBand="0" w:noVBand="1"/>
    </w:tblPr>
    <w:tblGrid>
      <w:gridCol w:w="397"/>
      <w:gridCol w:w="567"/>
      <w:gridCol w:w="1304"/>
      <w:gridCol w:w="850"/>
      <w:gridCol w:w="567"/>
      <w:gridCol w:w="6094"/>
      <w:gridCol w:w="567"/>
    </w:tblGrid>
    <w:tr w:rsidR="003465FB" w14:paraId="55464BC8" w14:textId="77777777" w:rsidTr="00162889">
      <w:trPr>
        <w:trHeight w:val="283"/>
      </w:trPr>
      <w:tc>
        <w:tcPr>
          <w:tcW w:w="39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27A3DBFC" w14:textId="1478D2BA" w:rsidR="003465FB" w:rsidRDefault="003465FB" w:rsidP="00F80598">
          <w:pPr>
            <w:pStyle w:val="a5"/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543B1708" w14:textId="77777777" w:rsidR="003465FB" w:rsidRDefault="003465FB" w:rsidP="00F80598">
          <w:pPr>
            <w:pStyle w:val="a5"/>
          </w:pPr>
        </w:p>
      </w:tc>
      <w:tc>
        <w:tcPr>
          <w:tcW w:w="1304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79EF687E" w14:textId="77777777" w:rsidR="003465FB" w:rsidRDefault="003465FB" w:rsidP="00F80598">
          <w:pPr>
            <w:pStyle w:val="a5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70889AC3" w14:textId="77777777" w:rsidR="003465FB" w:rsidRDefault="003465FB" w:rsidP="00F80598">
          <w:pPr>
            <w:pStyle w:val="a5"/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43A627BF" w14:textId="77777777" w:rsidR="003465FB" w:rsidRDefault="003465FB" w:rsidP="00F80598">
          <w:pPr>
            <w:pStyle w:val="a5"/>
          </w:pPr>
        </w:p>
      </w:tc>
      <w:tc>
        <w:tcPr>
          <w:tcW w:w="6094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584F9C6F" w14:textId="0B1AFC01" w:rsidR="003465FB" w:rsidRPr="00977FEB" w:rsidRDefault="003465FB" w:rsidP="00977FEB">
          <w:pPr>
            <w:pStyle w:val="a5"/>
            <w:jc w:val="center"/>
            <w:rPr>
              <w:rFonts w:ascii="ISOCPEUR" w:hAnsi="ISOCPEUR"/>
              <w:i/>
              <w:iCs/>
              <w:sz w:val="32"/>
              <w:szCs w:val="32"/>
            </w:rPr>
          </w:pPr>
          <w:r>
            <w:rPr>
              <w:rFonts w:ascii="ISOCPEUR" w:hAnsi="ISOCPEUR"/>
              <w:i/>
              <w:iCs/>
              <w:sz w:val="32"/>
              <w:szCs w:val="32"/>
              <w:lang w:val="en-US"/>
            </w:rPr>
            <w:t>ТПЖА.</w:t>
          </w:r>
          <w:r w:rsidRPr="00977FEB">
            <w:rPr>
              <w:rFonts w:ascii="ISOCPEUR" w:hAnsi="ISOCPEUR"/>
              <w:i/>
              <w:iCs/>
              <w:sz w:val="32"/>
              <w:szCs w:val="32"/>
              <w:lang w:val="en-US"/>
            </w:rPr>
            <w:t>090301.</w:t>
          </w:r>
          <w:r>
            <w:rPr>
              <w:rFonts w:ascii="ISOCPEUR" w:hAnsi="ISOCPEUR"/>
              <w:i/>
              <w:iCs/>
              <w:sz w:val="32"/>
              <w:szCs w:val="32"/>
              <w:lang w:val="en-US"/>
            </w:rPr>
            <w:t>331</w:t>
          </w:r>
          <w:r w:rsidRPr="00977FEB">
            <w:rPr>
              <w:rFonts w:ascii="ISOCPEUR" w:hAnsi="ISOCPEUR"/>
              <w:i/>
              <w:iCs/>
              <w:sz w:val="32"/>
              <w:szCs w:val="32"/>
              <w:lang w:val="en-US"/>
            </w:rPr>
            <w:t xml:space="preserve"> ПЗ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1312432" w14:textId="583A0880" w:rsidR="003465FB" w:rsidRPr="00F56336" w:rsidRDefault="003465FB" w:rsidP="00F56336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  <w:r w:rsidRPr="00F56336">
            <w:rPr>
              <w:rFonts w:ascii="Times New Roman" w:hAnsi="Times New Roman" w:cs="Times New Roman"/>
              <w:i/>
              <w:iCs/>
              <w:sz w:val="17"/>
              <w:szCs w:val="17"/>
            </w:rPr>
            <w:t>Лист</w:t>
          </w:r>
        </w:p>
      </w:tc>
    </w:tr>
    <w:tr w:rsidR="003465FB" w14:paraId="3771CD83" w14:textId="77777777" w:rsidTr="00162889">
      <w:trPr>
        <w:trHeight w:val="283"/>
      </w:trPr>
      <w:tc>
        <w:tcPr>
          <w:tcW w:w="397" w:type="dxa"/>
          <w:tcBorders>
            <w:left w:val="single" w:sz="12" w:space="0" w:color="auto"/>
            <w:right w:val="single" w:sz="12" w:space="0" w:color="auto"/>
          </w:tcBorders>
        </w:tcPr>
        <w:p w14:paraId="04D62BA6" w14:textId="77777777" w:rsidR="003465FB" w:rsidRDefault="003465FB" w:rsidP="00F80598">
          <w:pPr>
            <w:pStyle w:val="a5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14:paraId="27554524" w14:textId="77777777" w:rsidR="003465FB" w:rsidRDefault="003465FB" w:rsidP="00F80598">
          <w:pPr>
            <w:pStyle w:val="a5"/>
          </w:pPr>
        </w:p>
      </w:tc>
      <w:tc>
        <w:tcPr>
          <w:tcW w:w="1304" w:type="dxa"/>
          <w:tcBorders>
            <w:left w:val="single" w:sz="12" w:space="0" w:color="auto"/>
            <w:right w:val="single" w:sz="12" w:space="0" w:color="auto"/>
          </w:tcBorders>
        </w:tcPr>
        <w:p w14:paraId="0D4A34A6" w14:textId="77777777" w:rsidR="003465FB" w:rsidRDefault="003465FB" w:rsidP="00F80598">
          <w:pPr>
            <w:pStyle w:val="a5"/>
          </w:pPr>
        </w:p>
      </w:tc>
      <w:tc>
        <w:tcPr>
          <w:tcW w:w="850" w:type="dxa"/>
          <w:tcBorders>
            <w:left w:val="single" w:sz="12" w:space="0" w:color="auto"/>
            <w:right w:val="single" w:sz="12" w:space="0" w:color="auto"/>
          </w:tcBorders>
        </w:tcPr>
        <w:p w14:paraId="72D26B1D" w14:textId="77777777" w:rsidR="003465FB" w:rsidRDefault="003465FB" w:rsidP="00F80598">
          <w:pPr>
            <w:pStyle w:val="a5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14:paraId="0D643B30" w14:textId="77777777" w:rsidR="003465FB" w:rsidRDefault="003465FB" w:rsidP="00F80598">
          <w:pPr>
            <w:pStyle w:val="a5"/>
          </w:pPr>
        </w:p>
      </w:tc>
      <w:tc>
        <w:tcPr>
          <w:tcW w:w="6094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593F5975" w14:textId="77777777" w:rsidR="003465FB" w:rsidRDefault="003465FB" w:rsidP="00F80598">
          <w:pPr>
            <w:pStyle w:val="a5"/>
          </w:pPr>
        </w:p>
      </w:tc>
      <w:tc>
        <w:tcPr>
          <w:tcW w:w="567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6E57C01B" w14:textId="60B347DF" w:rsidR="003465FB" w:rsidRPr="00F56336" w:rsidRDefault="003465FB" w:rsidP="00F56336">
          <w:pPr>
            <w:pStyle w:val="a5"/>
            <w:jc w:val="center"/>
            <w:rPr>
              <w:rFonts w:ascii="ISOCPEUR" w:hAnsi="ISOCPEUR"/>
              <w:i/>
              <w:iCs/>
              <w:sz w:val="18"/>
              <w:szCs w:val="18"/>
            </w:rPr>
          </w:pPr>
          <w:r w:rsidRPr="00260A1E">
            <w:rPr>
              <w:rFonts w:ascii="ISOCPEUR" w:hAnsi="ISOCPEUR"/>
              <w:i/>
              <w:iCs/>
              <w:sz w:val="18"/>
              <w:szCs w:val="18"/>
            </w:rPr>
            <w:fldChar w:fldCharType="begin"/>
          </w:r>
          <w:r w:rsidRPr="00260A1E">
            <w:rPr>
              <w:rFonts w:ascii="ISOCPEUR" w:hAnsi="ISOCPEUR"/>
              <w:i/>
              <w:iCs/>
              <w:sz w:val="18"/>
              <w:szCs w:val="18"/>
            </w:rPr>
            <w:instrText>PAGE   \* MERGEFORMAT</w:instrText>
          </w:r>
          <w:r w:rsidRPr="00260A1E">
            <w:rPr>
              <w:rFonts w:ascii="ISOCPEUR" w:hAnsi="ISOCPEUR"/>
              <w:i/>
              <w:iCs/>
              <w:sz w:val="18"/>
              <w:szCs w:val="18"/>
            </w:rPr>
            <w:fldChar w:fldCharType="separate"/>
          </w:r>
          <w:r>
            <w:rPr>
              <w:rFonts w:ascii="ISOCPEUR" w:hAnsi="ISOCPEUR"/>
              <w:i/>
              <w:iCs/>
              <w:noProof/>
              <w:sz w:val="18"/>
              <w:szCs w:val="18"/>
            </w:rPr>
            <w:t>4</w:t>
          </w:r>
          <w:r w:rsidRPr="00260A1E">
            <w:rPr>
              <w:rFonts w:ascii="ISOCPEUR" w:hAnsi="ISOCPEUR"/>
              <w:i/>
              <w:iCs/>
              <w:sz w:val="18"/>
              <w:szCs w:val="18"/>
            </w:rPr>
            <w:fldChar w:fldCharType="end"/>
          </w:r>
        </w:p>
      </w:tc>
    </w:tr>
    <w:tr w:rsidR="003465FB" w14:paraId="3B61A515" w14:textId="77777777" w:rsidTr="00162889">
      <w:trPr>
        <w:trHeight w:val="283"/>
      </w:trPr>
      <w:tc>
        <w:tcPr>
          <w:tcW w:w="397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3E5DE41" w14:textId="2D41D2BB" w:rsidR="003465FB" w:rsidRPr="00F56336" w:rsidRDefault="003465FB" w:rsidP="00F56336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  <w:r w:rsidRPr="00F56336">
            <w:rPr>
              <w:rFonts w:ascii="Times New Roman" w:hAnsi="Times New Roman" w:cs="Times New Roman"/>
              <w:i/>
              <w:iCs/>
              <w:sz w:val="17"/>
              <w:szCs w:val="17"/>
            </w:rPr>
            <w:t>Изм.</w:t>
          </w:r>
        </w:p>
      </w:tc>
      <w:tc>
        <w:tcPr>
          <w:tcW w:w="567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48C17EA" w14:textId="7919174E" w:rsidR="003465FB" w:rsidRPr="00F56336" w:rsidRDefault="003465FB" w:rsidP="00F56336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  <w:r w:rsidRPr="00F56336">
            <w:rPr>
              <w:rFonts w:ascii="Times New Roman" w:hAnsi="Times New Roman" w:cs="Times New Roman"/>
              <w:i/>
              <w:iCs/>
              <w:sz w:val="17"/>
              <w:szCs w:val="17"/>
            </w:rPr>
            <w:t>Лист</w:t>
          </w:r>
        </w:p>
      </w:tc>
      <w:tc>
        <w:tcPr>
          <w:tcW w:w="1304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D7E3D9B" w14:textId="48029763" w:rsidR="003465FB" w:rsidRPr="00F56336" w:rsidRDefault="003465FB" w:rsidP="00F56336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  <w:r>
            <w:rPr>
              <w:rFonts w:ascii="Times New Roman" w:hAnsi="Times New Roman" w:cs="Times New Roman"/>
              <w:i/>
              <w:iCs/>
              <w:sz w:val="17"/>
              <w:szCs w:val="17"/>
            </w:rPr>
            <w:t>№ докум.</w:t>
          </w:r>
        </w:p>
      </w:tc>
      <w:tc>
        <w:tcPr>
          <w:tcW w:w="850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F0E35BA" w14:textId="7A3F92DF" w:rsidR="003465FB" w:rsidRPr="00F56336" w:rsidRDefault="003465FB" w:rsidP="00F56336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  <w:r>
            <w:rPr>
              <w:rFonts w:ascii="Times New Roman" w:hAnsi="Times New Roman" w:cs="Times New Roman"/>
              <w:i/>
              <w:iCs/>
              <w:sz w:val="17"/>
              <w:szCs w:val="17"/>
            </w:rPr>
            <w:t>Подпись</w:t>
          </w:r>
        </w:p>
      </w:tc>
      <w:tc>
        <w:tcPr>
          <w:tcW w:w="567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F301947" w14:textId="26F21865" w:rsidR="003465FB" w:rsidRPr="00F56336" w:rsidRDefault="003465FB" w:rsidP="00F56336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  <w:r>
            <w:rPr>
              <w:rFonts w:ascii="Times New Roman" w:hAnsi="Times New Roman" w:cs="Times New Roman"/>
              <w:i/>
              <w:iCs/>
              <w:sz w:val="17"/>
              <w:szCs w:val="17"/>
            </w:rPr>
            <w:t>Дата</w:t>
          </w:r>
        </w:p>
      </w:tc>
      <w:tc>
        <w:tcPr>
          <w:tcW w:w="6094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346AA9C" w14:textId="77777777" w:rsidR="003465FB" w:rsidRDefault="003465FB" w:rsidP="00F80598">
          <w:pPr>
            <w:pStyle w:val="a5"/>
          </w:pPr>
        </w:p>
      </w:tc>
      <w:tc>
        <w:tcPr>
          <w:tcW w:w="567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90BF923" w14:textId="77777777" w:rsidR="003465FB" w:rsidRDefault="003465FB" w:rsidP="00F80598">
          <w:pPr>
            <w:pStyle w:val="a5"/>
          </w:pPr>
        </w:p>
      </w:tc>
    </w:tr>
  </w:tbl>
  <w:p w14:paraId="2CE6C293" w14:textId="77777777" w:rsidR="003465FB" w:rsidRPr="00F80598" w:rsidRDefault="003465FB" w:rsidP="00F8059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7"/>
      <w:tblW w:w="0" w:type="auto"/>
      <w:tblInd w:w="-550" w:type="dxa"/>
      <w:tblLayout w:type="fixed"/>
      <w:tblCellMar>
        <w:left w:w="28" w:type="dxa"/>
        <w:right w:w="28" w:type="dxa"/>
      </w:tblCellMar>
      <w:tblLook w:val="04A0" w:firstRow="1" w:lastRow="0" w:firstColumn="1" w:lastColumn="0" w:noHBand="0" w:noVBand="1"/>
    </w:tblPr>
    <w:tblGrid>
      <w:gridCol w:w="397"/>
      <w:gridCol w:w="567"/>
      <w:gridCol w:w="1304"/>
      <w:gridCol w:w="850"/>
      <w:gridCol w:w="567"/>
      <w:gridCol w:w="3838"/>
      <w:gridCol w:w="850"/>
      <w:gridCol w:w="850"/>
      <w:gridCol w:w="1134"/>
    </w:tblGrid>
    <w:tr w:rsidR="003465FB" w14:paraId="340E6F07" w14:textId="77777777" w:rsidTr="00392BDF">
      <w:trPr>
        <w:trHeight w:val="283"/>
      </w:trPr>
      <w:tc>
        <w:tcPr>
          <w:tcW w:w="397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07177273" w14:textId="2B632120" w:rsidR="003465FB" w:rsidRPr="00365471" w:rsidRDefault="003465FB" w:rsidP="004D6B6A">
          <w:pPr>
            <w:pStyle w:val="a5"/>
            <w:jc w:val="center"/>
            <w:rPr>
              <w:rFonts w:ascii="Times New Roman" w:hAnsi="Times New Roman" w:cs="Times New Roman"/>
              <w:sz w:val="17"/>
              <w:szCs w:val="17"/>
            </w:rPr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298E5C7A" w14:textId="77777777" w:rsidR="003465FB" w:rsidRPr="00365471" w:rsidRDefault="003465FB" w:rsidP="004D6B6A">
          <w:pPr>
            <w:pStyle w:val="a5"/>
            <w:jc w:val="center"/>
            <w:rPr>
              <w:rFonts w:ascii="Times New Roman" w:hAnsi="Times New Roman" w:cs="Times New Roman"/>
              <w:sz w:val="17"/>
              <w:szCs w:val="17"/>
            </w:rPr>
          </w:pPr>
        </w:p>
      </w:tc>
      <w:tc>
        <w:tcPr>
          <w:tcW w:w="1304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57E7EB9" w14:textId="77777777" w:rsidR="003465FB" w:rsidRPr="00365471" w:rsidRDefault="003465FB" w:rsidP="004D6B6A">
          <w:pPr>
            <w:pStyle w:val="a5"/>
            <w:jc w:val="center"/>
            <w:rPr>
              <w:rFonts w:ascii="Times New Roman" w:hAnsi="Times New Roman" w:cs="Times New Roman"/>
              <w:sz w:val="17"/>
              <w:szCs w:val="17"/>
            </w:rPr>
          </w:pPr>
        </w:p>
      </w:tc>
      <w:tc>
        <w:tcPr>
          <w:tcW w:w="850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70D06734" w14:textId="77777777" w:rsidR="003465FB" w:rsidRPr="00365471" w:rsidRDefault="003465FB" w:rsidP="004D6B6A">
          <w:pPr>
            <w:pStyle w:val="a5"/>
            <w:jc w:val="center"/>
            <w:rPr>
              <w:rFonts w:ascii="Times New Roman" w:hAnsi="Times New Roman" w:cs="Times New Roman"/>
              <w:sz w:val="17"/>
              <w:szCs w:val="17"/>
            </w:rPr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06143A98" w14:textId="77777777" w:rsidR="003465FB" w:rsidRPr="00365471" w:rsidRDefault="003465FB" w:rsidP="004D6B6A">
          <w:pPr>
            <w:pStyle w:val="a5"/>
            <w:jc w:val="center"/>
            <w:rPr>
              <w:rFonts w:ascii="Times New Roman" w:hAnsi="Times New Roman" w:cs="Times New Roman"/>
              <w:sz w:val="17"/>
              <w:szCs w:val="17"/>
            </w:rPr>
          </w:pPr>
        </w:p>
      </w:tc>
      <w:tc>
        <w:tcPr>
          <w:tcW w:w="6672" w:type="dxa"/>
          <w:gridSpan w:val="4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11880B5" w14:textId="4E6639F9" w:rsidR="003465FB" w:rsidRPr="00E42D6C" w:rsidRDefault="003465FB" w:rsidP="004D6B6A">
          <w:pPr>
            <w:pStyle w:val="a5"/>
            <w:jc w:val="center"/>
            <w:rPr>
              <w:rFonts w:ascii="ISOCPEUR" w:hAnsi="ISOCPEUR"/>
              <w:i/>
              <w:iCs/>
              <w:sz w:val="32"/>
              <w:szCs w:val="32"/>
              <w:lang w:val="en-US"/>
            </w:rPr>
          </w:pPr>
          <w:r w:rsidRPr="00E42D6C">
            <w:rPr>
              <w:rFonts w:ascii="ISOCPEUR" w:hAnsi="ISOCPEUR"/>
              <w:i/>
              <w:iCs/>
              <w:sz w:val="32"/>
              <w:szCs w:val="32"/>
            </w:rPr>
            <w:t>ТПЖА.090301.</w:t>
          </w:r>
          <w:r>
            <w:rPr>
              <w:rFonts w:ascii="ISOCPEUR" w:hAnsi="ISOCPEUR"/>
              <w:i/>
              <w:iCs/>
              <w:sz w:val="32"/>
              <w:szCs w:val="32"/>
            </w:rPr>
            <w:t>33</w:t>
          </w:r>
          <w:r>
            <w:rPr>
              <w:rFonts w:ascii="ISOCPEUR" w:hAnsi="ISOCPEUR"/>
              <w:i/>
              <w:iCs/>
              <w:sz w:val="32"/>
              <w:szCs w:val="32"/>
              <w:lang w:val="en-US"/>
            </w:rPr>
            <w:t>1</w:t>
          </w:r>
          <w:r w:rsidRPr="00E42D6C">
            <w:rPr>
              <w:rFonts w:ascii="ISOCPEUR" w:hAnsi="ISOCPEUR"/>
              <w:i/>
              <w:iCs/>
              <w:sz w:val="32"/>
              <w:szCs w:val="32"/>
            </w:rPr>
            <w:t xml:space="preserve"> ПЗ</w:t>
          </w:r>
        </w:p>
      </w:tc>
    </w:tr>
    <w:tr w:rsidR="003465FB" w14:paraId="6303D0B7" w14:textId="77777777" w:rsidTr="00392BDF">
      <w:trPr>
        <w:trHeight w:val="283"/>
      </w:trPr>
      <w:tc>
        <w:tcPr>
          <w:tcW w:w="397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8C64021" w14:textId="77777777" w:rsidR="003465FB" w:rsidRPr="00365471" w:rsidRDefault="003465FB" w:rsidP="004D6B6A">
          <w:pPr>
            <w:pStyle w:val="a5"/>
            <w:jc w:val="center"/>
            <w:rPr>
              <w:rFonts w:ascii="Times New Roman" w:hAnsi="Times New Roman" w:cs="Times New Roman"/>
              <w:sz w:val="17"/>
              <w:szCs w:val="17"/>
            </w:rPr>
          </w:pPr>
        </w:p>
      </w:tc>
      <w:tc>
        <w:tcPr>
          <w:tcW w:w="567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896EAA2" w14:textId="77777777" w:rsidR="003465FB" w:rsidRPr="00365471" w:rsidRDefault="003465FB" w:rsidP="004D6B6A">
          <w:pPr>
            <w:pStyle w:val="a5"/>
            <w:jc w:val="center"/>
            <w:rPr>
              <w:rFonts w:ascii="Times New Roman" w:hAnsi="Times New Roman" w:cs="Times New Roman"/>
              <w:sz w:val="17"/>
              <w:szCs w:val="17"/>
            </w:rPr>
          </w:pPr>
        </w:p>
      </w:tc>
      <w:tc>
        <w:tcPr>
          <w:tcW w:w="1304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0B42EFB" w14:textId="77777777" w:rsidR="003465FB" w:rsidRPr="00365471" w:rsidRDefault="003465FB" w:rsidP="004D6B6A">
          <w:pPr>
            <w:pStyle w:val="a5"/>
            <w:jc w:val="center"/>
            <w:rPr>
              <w:rFonts w:ascii="Times New Roman" w:hAnsi="Times New Roman" w:cs="Times New Roman"/>
              <w:sz w:val="17"/>
              <w:szCs w:val="17"/>
            </w:rPr>
          </w:pPr>
        </w:p>
      </w:tc>
      <w:tc>
        <w:tcPr>
          <w:tcW w:w="850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B7B1CC4" w14:textId="77777777" w:rsidR="003465FB" w:rsidRPr="00365471" w:rsidRDefault="003465FB" w:rsidP="004D6B6A">
          <w:pPr>
            <w:pStyle w:val="a5"/>
            <w:jc w:val="center"/>
            <w:rPr>
              <w:rFonts w:ascii="Times New Roman" w:hAnsi="Times New Roman" w:cs="Times New Roman"/>
              <w:sz w:val="17"/>
              <w:szCs w:val="17"/>
            </w:rPr>
          </w:pPr>
        </w:p>
      </w:tc>
      <w:tc>
        <w:tcPr>
          <w:tcW w:w="567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D0B4CEB" w14:textId="77777777" w:rsidR="003465FB" w:rsidRPr="00365471" w:rsidRDefault="003465FB" w:rsidP="004D6B6A">
          <w:pPr>
            <w:pStyle w:val="a5"/>
            <w:jc w:val="center"/>
            <w:rPr>
              <w:rFonts w:ascii="Times New Roman" w:hAnsi="Times New Roman" w:cs="Times New Roman"/>
              <w:sz w:val="17"/>
              <w:szCs w:val="17"/>
            </w:rPr>
          </w:pPr>
        </w:p>
      </w:tc>
      <w:tc>
        <w:tcPr>
          <w:tcW w:w="6672" w:type="dxa"/>
          <w:gridSpan w:val="4"/>
          <w:vMerge/>
          <w:tcBorders>
            <w:left w:val="single" w:sz="12" w:space="0" w:color="auto"/>
            <w:right w:val="single" w:sz="12" w:space="0" w:color="auto"/>
          </w:tcBorders>
        </w:tcPr>
        <w:p w14:paraId="05929251" w14:textId="77777777" w:rsidR="003465FB" w:rsidRDefault="003465FB" w:rsidP="004D6B6A">
          <w:pPr>
            <w:pStyle w:val="a5"/>
          </w:pPr>
        </w:p>
      </w:tc>
    </w:tr>
    <w:tr w:rsidR="003465FB" w14:paraId="48EF01F7" w14:textId="77777777" w:rsidTr="00392BDF">
      <w:trPr>
        <w:trHeight w:val="283"/>
      </w:trPr>
      <w:tc>
        <w:tcPr>
          <w:tcW w:w="397" w:type="dxa"/>
          <w:tcBorders>
            <w:top w:val="single" w:sz="12" w:space="0" w:color="auto"/>
            <w:left w:val="single" w:sz="12" w:space="0" w:color="auto"/>
            <w:bottom w:val="nil"/>
            <w:right w:val="single" w:sz="12" w:space="0" w:color="auto"/>
          </w:tcBorders>
          <w:vAlign w:val="center"/>
        </w:tcPr>
        <w:p w14:paraId="246AEB87" w14:textId="77777777" w:rsidR="003465FB" w:rsidRPr="004B7564" w:rsidRDefault="003465FB" w:rsidP="004D6B6A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  <w:r w:rsidRPr="004B7564">
            <w:rPr>
              <w:rFonts w:ascii="Times New Roman" w:hAnsi="Times New Roman" w:cs="Times New Roman"/>
              <w:i/>
              <w:iCs/>
              <w:sz w:val="17"/>
              <w:szCs w:val="17"/>
            </w:rPr>
            <w:t>Изм.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4DA54DD" w14:textId="77777777" w:rsidR="003465FB" w:rsidRPr="004B7564" w:rsidRDefault="003465FB" w:rsidP="004D6B6A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  <w:r w:rsidRPr="004B7564">
            <w:rPr>
              <w:rFonts w:ascii="Times New Roman" w:hAnsi="Times New Roman" w:cs="Times New Roman"/>
              <w:i/>
              <w:iCs/>
              <w:sz w:val="17"/>
              <w:szCs w:val="17"/>
            </w:rPr>
            <w:t>Лист</w:t>
          </w:r>
        </w:p>
      </w:tc>
      <w:tc>
        <w:tcPr>
          <w:tcW w:w="130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6F66C51" w14:textId="77777777" w:rsidR="003465FB" w:rsidRPr="004B7564" w:rsidRDefault="003465FB" w:rsidP="004D6B6A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  <w:r w:rsidRPr="004B7564">
            <w:rPr>
              <w:rFonts w:ascii="Times New Roman" w:hAnsi="Times New Roman" w:cs="Times New Roman"/>
              <w:i/>
              <w:iCs/>
              <w:sz w:val="17"/>
              <w:szCs w:val="17"/>
            </w:rPr>
            <w:t>№</w:t>
          </w:r>
          <w:r w:rsidRPr="004B7564">
            <w:rPr>
              <w:rFonts w:ascii="Times New Roman" w:hAnsi="Times New Roman" w:cs="Times New Roman"/>
              <w:i/>
              <w:iCs/>
              <w:sz w:val="17"/>
              <w:szCs w:val="17"/>
              <w:lang w:val="en-US"/>
            </w:rPr>
            <w:t xml:space="preserve"> </w:t>
          </w:r>
          <w:r w:rsidRPr="004B7564">
            <w:rPr>
              <w:rFonts w:ascii="Times New Roman" w:hAnsi="Times New Roman" w:cs="Times New Roman"/>
              <w:i/>
              <w:iCs/>
              <w:sz w:val="17"/>
              <w:szCs w:val="17"/>
            </w:rPr>
            <w:t>докум.</w:t>
          </w: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6A62496" w14:textId="77777777" w:rsidR="003465FB" w:rsidRPr="004B7564" w:rsidRDefault="003465FB" w:rsidP="004D6B6A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  <w:r w:rsidRPr="004B7564">
            <w:rPr>
              <w:rFonts w:ascii="Times New Roman" w:hAnsi="Times New Roman" w:cs="Times New Roman"/>
              <w:i/>
              <w:iCs/>
              <w:sz w:val="17"/>
              <w:szCs w:val="17"/>
            </w:rPr>
            <w:t>Подпись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ED65B11" w14:textId="77777777" w:rsidR="003465FB" w:rsidRPr="004B7564" w:rsidRDefault="003465FB" w:rsidP="004D6B6A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  <w:r w:rsidRPr="004B7564">
            <w:rPr>
              <w:rFonts w:ascii="Times New Roman" w:hAnsi="Times New Roman" w:cs="Times New Roman"/>
              <w:i/>
              <w:iCs/>
              <w:sz w:val="17"/>
              <w:szCs w:val="17"/>
            </w:rPr>
            <w:t>Дата</w:t>
          </w:r>
        </w:p>
      </w:tc>
      <w:tc>
        <w:tcPr>
          <w:tcW w:w="6672" w:type="dxa"/>
          <w:gridSpan w:val="4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10708D72" w14:textId="77777777" w:rsidR="003465FB" w:rsidRDefault="003465FB" w:rsidP="004D6B6A">
          <w:pPr>
            <w:pStyle w:val="a5"/>
          </w:pPr>
        </w:p>
      </w:tc>
    </w:tr>
    <w:tr w:rsidR="003465FB" w14:paraId="1B996D7B" w14:textId="77777777" w:rsidTr="00392BDF">
      <w:trPr>
        <w:trHeight w:val="283"/>
      </w:trPr>
      <w:tc>
        <w:tcPr>
          <w:tcW w:w="964" w:type="dxa"/>
          <w:gridSpan w:val="2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142B3960" w14:textId="77777777" w:rsidR="003465FB" w:rsidRPr="004B7564" w:rsidRDefault="003465FB" w:rsidP="004D6B6A">
          <w:pPr>
            <w:pStyle w:val="a5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  <w:proofErr w:type="spellStart"/>
          <w:r w:rsidRPr="004B7564">
            <w:rPr>
              <w:rFonts w:ascii="Times New Roman" w:hAnsi="Times New Roman" w:cs="Times New Roman"/>
              <w:i/>
              <w:iCs/>
              <w:sz w:val="17"/>
              <w:szCs w:val="17"/>
            </w:rPr>
            <w:t>Разраб</w:t>
          </w:r>
          <w:proofErr w:type="spellEnd"/>
          <w:r w:rsidRPr="004B7564">
            <w:rPr>
              <w:rFonts w:ascii="Times New Roman" w:hAnsi="Times New Roman" w:cs="Times New Roman"/>
              <w:i/>
              <w:iCs/>
              <w:sz w:val="17"/>
              <w:szCs w:val="17"/>
            </w:rPr>
            <w:t>.</w:t>
          </w:r>
        </w:p>
      </w:tc>
      <w:tc>
        <w:tcPr>
          <w:tcW w:w="1304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5944C6C7" w14:textId="1413636D" w:rsidR="003465FB" w:rsidRPr="00D82194" w:rsidRDefault="003465FB" w:rsidP="00C365E6">
          <w:pPr>
            <w:pStyle w:val="a5"/>
            <w:rPr>
              <w:rFonts w:ascii="ISOCPEUR" w:hAnsi="ISOCPEUR" w:cs="Times New Roman"/>
              <w:i/>
              <w:iCs/>
              <w:sz w:val="17"/>
              <w:szCs w:val="17"/>
            </w:rPr>
          </w:pPr>
          <w:r>
            <w:rPr>
              <w:rFonts w:ascii="ISOCPEUR" w:hAnsi="ISOCPEUR" w:cs="Times New Roman"/>
              <w:i/>
              <w:iCs/>
              <w:sz w:val="17"/>
              <w:szCs w:val="17"/>
            </w:rPr>
            <w:t>Крючков</w:t>
          </w: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3E8AB542" w14:textId="77777777" w:rsidR="003465FB" w:rsidRPr="004B7564" w:rsidRDefault="003465FB" w:rsidP="004D6B6A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6A586D35" w14:textId="77777777" w:rsidR="003465FB" w:rsidRPr="004B7564" w:rsidRDefault="003465FB" w:rsidP="004D6B6A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</w:p>
      </w:tc>
      <w:tc>
        <w:tcPr>
          <w:tcW w:w="3838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5D6267FD" w14:textId="64853095" w:rsidR="003465FB" w:rsidRPr="00374BD5" w:rsidRDefault="003465FB" w:rsidP="004D6B6A">
          <w:pPr>
            <w:pStyle w:val="a5"/>
            <w:jc w:val="center"/>
            <w:rPr>
              <w:rFonts w:ascii="ISOCPEUR" w:hAnsi="ISOCPEUR"/>
              <w:i/>
              <w:iCs/>
              <w:sz w:val="28"/>
              <w:szCs w:val="28"/>
            </w:rPr>
          </w:pPr>
          <w:r w:rsidRPr="00374BD5">
            <w:rPr>
              <w:rFonts w:ascii="ISOCPEUR" w:hAnsi="ISOCPEUR"/>
              <w:i/>
              <w:iCs/>
              <w:sz w:val="26"/>
              <w:szCs w:val="24"/>
            </w:rPr>
            <w:t xml:space="preserve">Проектирование архитектуры платформы для создания </w:t>
          </w:r>
          <w:proofErr w:type="spellStart"/>
          <w:r w:rsidRPr="00374BD5">
            <w:rPr>
              <w:rFonts w:ascii="ISOCPEUR" w:hAnsi="ISOCPEUR"/>
              <w:i/>
              <w:iCs/>
              <w:sz w:val="26"/>
              <w:szCs w:val="24"/>
            </w:rPr>
            <w:t>телеграм</w:t>
          </w:r>
          <w:proofErr w:type="spellEnd"/>
          <w:r w:rsidRPr="00374BD5">
            <w:rPr>
              <w:rFonts w:ascii="ISOCPEUR" w:hAnsi="ISOCPEUR"/>
              <w:i/>
              <w:iCs/>
              <w:sz w:val="26"/>
              <w:szCs w:val="24"/>
            </w:rPr>
            <w:t xml:space="preserve"> ботов для спортзала. Телеграм бот</w:t>
          </w: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33C37AB" w14:textId="77777777" w:rsidR="003465FB" w:rsidRPr="004B7564" w:rsidRDefault="003465FB" w:rsidP="004D6B6A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  <w:r w:rsidRPr="004B7564">
            <w:rPr>
              <w:rFonts w:ascii="Times New Roman" w:hAnsi="Times New Roman" w:cs="Times New Roman"/>
              <w:i/>
              <w:iCs/>
              <w:sz w:val="17"/>
              <w:szCs w:val="17"/>
            </w:rPr>
            <w:t>Литера</w:t>
          </w: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8305E08" w14:textId="77777777" w:rsidR="003465FB" w:rsidRPr="004B7564" w:rsidRDefault="003465FB" w:rsidP="004D6B6A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  <w:r w:rsidRPr="004B7564">
            <w:rPr>
              <w:rFonts w:ascii="Times New Roman" w:hAnsi="Times New Roman" w:cs="Times New Roman"/>
              <w:i/>
              <w:iCs/>
              <w:sz w:val="17"/>
              <w:szCs w:val="17"/>
            </w:rPr>
            <w:t>Лист</w:t>
          </w:r>
        </w:p>
      </w:tc>
      <w:tc>
        <w:tcPr>
          <w:tcW w:w="113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2943A9D" w14:textId="77777777" w:rsidR="003465FB" w:rsidRPr="004B7564" w:rsidRDefault="003465FB" w:rsidP="004D6B6A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  <w:r w:rsidRPr="004B7564">
            <w:rPr>
              <w:rFonts w:ascii="Times New Roman" w:hAnsi="Times New Roman" w:cs="Times New Roman"/>
              <w:i/>
              <w:iCs/>
              <w:sz w:val="17"/>
              <w:szCs w:val="17"/>
            </w:rPr>
            <w:t>Листов</w:t>
          </w:r>
        </w:p>
      </w:tc>
    </w:tr>
    <w:tr w:rsidR="003465FB" w14:paraId="1A931813" w14:textId="77777777" w:rsidTr="00392BDF">
      <w:trPr>
        <w:trHeight w:val="283"/>
      </w:trPr>
      <w:tc>
        <w:tcPr>
          <w:tcW w:w="964" w:type="dxa"/>
          <w:gridSpan w:val="2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6809D65B" w14:textId="1AAF60F9" w:rsidR="003465FB" w:rsidRPr="004B7564" w:rsidRDefault="003465FB" w:rsidP="004D6B6A">
          <w:pPr>
            <w:pStyle w:val="a5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  <w:r w:rsidRPr="004B7564">
            <w:rPr>
              <w:rFonts w:ascii="Times New Roman" w:hAnsi="Times New Roman" w:cs="Times New Roman"/>
              <w:i/>
              <w:iCs/>
              <w:sz w:val="17"/>
              <w:szCs w:val="17"/>
            </w:rPr>
            <w:t>Пров.</w:t>
          </w:r>
        </w:p>
      </w:tc>
      <w:tc>
        <w:tcPr>
          <w:tcW w:w="1304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C71569F" w14:textId="568CA2C9" w:rsidR="003465FB" w:rsidRPr="00C365E6" w:rsidRDefault="003465FB" w:rsidP="00C365E6">
          <w:pPr>
            <w:pStyle w:val="a5"/>
            <w:rPr>
              <w:rFonts w:ascii="ISOCPEUR" w:hAnsi="ISOCPEUR" w:cs="Times New Roman"/>
              <w:i/>
              <w:iCs/>
              <w:sz w:val="17"/>
              <w:szCs w:val="17"/>
            </w:rPr>
          </w:pPr>
          <w:proofErr w:type="spellStart"/>
          <w:r w:rsidRPr="00C365E6">
            <w:rPr>
              <w:rFonts w:ascii="ISOCPEUR" w:hAnsi="ISOCPEUR" w:cs="Times New Roman"/>
              <w:i/>
              <w:iCs/>
              <w:sz w:val="17"/>
              <w:szCs w:val="17"/>
            </w:rPr>
            <w:t>К</w:t>
          </w:r>
          <w:r>
            <w:rPr>
              <w:rFonts w:ascii="ISOCPEUR" w:hAnsi="ISOCPEUR" w:cs="Times New Roman"/>
              <w:i/>
              <w:iCs/>
              <w:sz w:val="17"/>
              <w:szCs w:val="17"/>
            </w:rPr>
            <w:t>люкин</w:t>
          </w:r>
          <w:proofErr w:type="spellEnd"/>
        </w:p>
      </w:tc>
      <w:tc>
        <w:tcPr>
          <w:tcW w:w="850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0314EB61" w14:textId="77777777" w:rsidR="003465FB" w:rsidRPr="004B7564" w:rsidRDefault="003465FB" w:rsidP="004D6B6A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496A501" w14:textId="77777777" w:rsidR="003465FB" w:rsidRPr="004B7564" w:rsidRDefault="003465FB" w:rsidP="004D6B6A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</w:p>
      </w:tc>
      <w:tc>
        <w:tcPr>
          <w:tcW w:w="3838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3244FD1F" w14:textId="77777777" w:rsidR="003465FB" w:rsidRDefault="003465FB" w:rsidP="004D6B6A">
          <w:pPr>
            <w:pStyle w:val="a5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BAF4C01" w14:textId="77777777" w:rsidR="003465FB" w:rsidRPr="0073696F" w:rsidRDefault="003465FB" w:rsidP="004D6B6A">
          <w:pPr>
            <w:pStyle w:val="a5"/>
            <w:jc w:val="center"/>
            <w:rPr>
              <w:rFonts w:ascii="Times New Roman" w:hAnsi="Times New Roman" w:cs="Times New Roman"/>
              <w:sz w:val="17"/>
              <w:szCs w:val="17"/>
            </w:rPr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F038F9E" w14:textId="77777777" w:rsidR="003465FB" w:rsidRPr="0073696F" w:rsidRDefault="003465FB" w:rsidP="004D6B6A">
          <w:pPr>
            <w:pStyle w:val="a5"/>
            <w:jc w:val="center"/>
            <w:rPr>
              <w:rFonts w:ascii="Times New Roman" w:hAnsi="Times New Roman" w:cs="Times New Roman"/>
              <w:sz w:val="17"/>
              <w:szCs w:val="17"/>
            </w:rPr>
          </w:pPr>
          <w:r w:rsidRPr="00260A1E">
            <w:rPr>
              <w:rFonts w:ascii="Times New Roman" w:hAnsi="Times New Roman" w:cs="Times New Roman"/>
              <w:sz w:val="17"/>
              <w:szCs w:val="17"/>
            </w:rPr>
            <w:fldChar w:fldCharType="begin"/>
          </w:r>
          <w:r w:rsidRPr="00260A1E">
            <w:rPr>
              <w:rFonts w:ascii="Times New Roman" w:hAnsi="Times New Roman" w:cs="Times New Roman"/>
              <w:sz w:val="17"/>
              <w:szCs w:val="17"/>
            </w:rPr>
            <w:instrText>PAGE   \* MERGEFORMAT</w:instrText>
          </w:r>
          <w:r w:rsidRPr="00260A1E">
            <w:rPr>
              <w:rFonts w:ascii="Times New Roman" w:hAnsi="Times New Roman" w:cs="Times New Roman"/>
              <w:sz w:val="17"/>
              <w:szCs w:val="17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17"/>
              <w:szCs w:val="17"/>
            </w:rPr>
            <w:t>3</w:t>
          </w:r>
          <w:r w:rsidRPr="00260A1E">
            <w:rPr>
              <w:rFonts w:ascii="Times New Roman" w:hAnsi="Times New Roman" w:cs="Times New Roman"/>
              <w:sz w:val="17"/>
              <w:szCs w:val="17"/>
            </w:rPr>
            <w:fldChar w:fldCharType="end"/>
          </w:r>
        </w:p>
      </w:tc>
      <w:tc>
        <w:tcPr>
          <w:tcW w:w="113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6A95E4A" w14:textId="27A0CCB5" w:rsidR="003465FB" w:rsidRPr="00F50092" w:rsidRDefault="003465FB" w:rsidP="004D6B6A">
          <w:pPr>
            <w:pStyle w:val="a5"/>
            <w:jc w:val="center"/>
            <w:rPr>
              <w:rFonts w:ascii="Times New Roman" w:hAnsi="Times New Roman" w:cs="Times New Roman"/>
              <w:sz w:val="17"/>
              <w:szCs w:val="17"/>
            </w:rPr>
          </w:pPr>
          <w:r>
            <w:rPr>
              <w:rFonts w:ascii="Times New Roman" w:hAnsi="Times New Roman" w:cs="Times New Roman"/>
              <w:sz w:val="17"/>
              <w:szCs w:val="17"/>
            </w:rPr>
            <w:t>54</w:t>
          </w:r>
        </w:p>
      </w:tc>
    </w:tr>
    <w:tr w:rsidR="003465FB" w14:paraId="43942F01" w14:textId="77777777" w:rsidTr="00392BDF">
      <w:trPr>
        <w:trHeight w:val="283"/>
      </w:trPr>
      <w:tc>
        <w:tcPr>
          <w:tcW w:w="964" w:type="dxa"/>
          <w:gridSpan w:val="2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180F468E" w14:textId="0F805E85" w:rsidR="003465FB" w:rsidRPr="004B7564" w:rsidRDefault="003465FB" w:rsidP="00D82194">
          <w:pPr>
            <w:pStyle w:val="a5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</w:p>
      </w:tc>
      <w:tc>
        <w:tcPr>
          <w:tcW w:w="1304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1D126B2A" w14:textId="6AE09FAA" w:rsidR="003465FB" w:rsidRPr="004B7564" w:rsidRDefault="003465FB" w:rsidP="00D82194">
          <w:pPr>
            <w:pStyle w:val="a5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</w:p>
      </w:tc>
      <w:tc>
        <w:tcPr>
          <w:tcW w:w="850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66A5D8DC" w14:textId="77777777" w:rsidR="003465FB" w:rsidRPr="004B7564" w:rsidRDefault="003465FB" w:rsidP="004D6B6A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037D6F61" w14:textId="77777777" w:rsidR="003465FB" w:rsidRPr="004B7564" w:rsidRDefault="003465FB" w:rsidP="004D6B6A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</w:p>
      </w:tc>
      <w:tc>
        <w:tcPr>
          <w:tcW w:w="3838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7E268E96" w14:textId="77777777" w:rsidR="003465FB" w:rsidRDefault="003465FB" w:rsidP="004D6B6A">
          <w:pPr>
            <w:pStyle w:val="a5"/>
          </w:pPr>
        </w:p>
      </w:tc>
      <w:tc>
        <w:tcPr>
          <w:tcW w:w="2834" w:type="dxa"/>
          <w:gridSpan w:val="3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28391318" w14:textId="77777777" w:rsidR="003465FB" w:rsidRPr="00CD60E8" w:rsidRDefault="003465FB" w:rsidP="004D6B6A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28"/>
              <w:szCs w:val="28"/>
            </w:rPr>
          </w:pPr>
          <w:r w:rsidRPr="00CD60E8">
            <w:rPr>
              <w:rFonts w:ascii="Times New Roman" w:hAnsi="Times New Roman" w:cs="Times New Roman"/>
              <w:i/>
              <w:iCs/>
              <w:sz w:val="28"/>
              <w:szCs w:val="28"/>
            </w:rPr>
            <w:t>Кафедра ЭВМ</w:t>
          </w:r>
        </w:p>
        <w:p w14:paraId="309E4A46" w14:textId="7877B2EA" w:rsidR="003465FB" w:rsidRPr="00D82194" w:rsidRDefault="003465FB" w:rsidP="004D6B6A">
          <w:pPr>
            <w:pStyle w:val="a5"/>
            <w:jc w:val="center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CD60E8">
            <w:rPr>
              <w:rFonts w:ascii="Times New Roman" w:hAnsi="Times New Roman" w:cs="Times New Roman"/>
              <w:i/>
              <w:iCs/>
              <w:sz w:val="28"/>
              <w:szCs w:val="28"/>
            </w:rPr>
            <w:t>Группа ИВТ-</w:t>
          </w:r>
          <w:r>
            <w:rPr>
              <w:rFonts w:ascii="Times New Roman" w:hAnsi="Times New Roman" w:cs="Times New Roman"/>
              <w:i/>
              <w:iCs/>
              <w:sz w:val="28"/>
              <w:szCs w:val="28"/>
              <w:lang w:val="en-US"/>
            </w:rPr>
            <w:t>31</w:t>
          </w:r>
        </w:p>
      </w:tc>
    </w:tr>
    <w:tr w:rsidR="003465FB" w14:paraId="26E1A09A" w14:textId="77777777" w:rsidTr="00392BDF">
      <w:trPr>
        <w:trHeight w:val="283"/>
      </w:trPr>
      <w:tc>
        <w:tcPr>
          <w:tcW w:w="964" w:type="dxa"/>
          <w:gridSpan w:val="2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26DC0F75" w14:textId="77777777" w:rsidR="003465FB" w:rsidRPr="004B7564" w:rsidRDefault="003465FB" w:rsidP="004D6B6A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</w:p>
      </w:tc>
      <w:tc>
        <w:tcPr>
          <w:tcW w:w="1304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6349CA07" w14:textId="77777777" w:rsidR="003465FB" w:rsidRPr="004B7564" w:rsidRDefault="003465FB" w:rsidP="004D6B6A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</w:p>
      </w:tc>
      <w:tc>
        <w:tcPr>
          <w:tcW w:w="850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20D8562C" w14:textId="77777777" w:rsidR="003465FB" w:rsidRPr="004B7564" w:rsidRDefault="003465FB" w:rsidP="004D6B6A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266E917B" w14:textId="77777777" w:rsidR="003465FB" w:rsidRPr="004B7564" w:rsidRDefault="003465FB" w:rsidP="004D6B6A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</w:p>
      </w:tc>
      <w:tc>
        <w:tcPr>
          <w:tcW w:w="3838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7ACFD7B3" w14:textId="77777777" w:rsidR="003465FB" w:rsidRDefault="003465FB" w:rsidP="004D6B6A">
          <w:pPr>
            <w:pStyle w:val="a5"/>
          </w:pPr>
        </w:p>
      </w:tc>
      <w:tc>
        <w:tcPr>
          <w:tcW w:w="2834" w:type="dxa"/>
          <w:gridSpan w:val="3"/>
          <w:vMerge/>
          <w:tcBorders>
            <w:left w:val="single" w:sz="12" w:space="0" w:color="auto"/>
            <w:right w:val="single" w:sz="12" w:space="0" w:color="auto"/>
          </w:tcBorders>
        </w:tcPr>
        <w:p w14:paraId="1292DAD4" w14:textId="77777777" w:rsidR="003465FB" w:rsidRDefault="003465FB" w:rsidP="004D6B6A">
          <w:pPr>
            <w:pStyle w:val="a5"/>
          </w:pPr>
        </w:p>
      </w:tc>
    </w:tr>
    <w:tr w:rsidR="003465FB" w14:paraId="66FAE1E4" w14:textId="77777777" w:rsidTr="00392BDF">
      <w:trPr>
        <w:trHeight w:val="283"/>
      </w:trPr>
      <w:tc>
        <w:tcPr>
          <w:tcW w:w="964" w:type="dxa"/>
          <w:gridSpan w:val="2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8DB0684" w14:textId="77777777" w:rsidR="003465FB" w:rsidRPr="004B7564" w:rsidRDefault="003465FB" w:rsidP="004D6B6A">
          <w:pPr>
            <w:pStyle w:val="a5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  <w:proofErr w:type="spellStart"/>
          <w:r w:rsidRPr="004B7564">
            <w:rPr>
              <w:rFonts w:ascii="Times New Roman" w:hAnsi="Times New Roman" w:cs="Times New Roman"/>
              <w:i/>
              <w:iCs/>
              <w:sz w:val="17"/>
              <w:szCs w:val="17"/>
            </w:rPr>
            <w:t>Реценз</w:t>
          </w:r>
          <w:proofErr w:type="spellEnd"/>
          <w:r w:rsidRPr="004B7564">
            <w:rPr>
              <w:rFonts w:ascii="Times New Roman" w:hAnsi="Times New Roman" w:cs="Times New Roman"/>
              <w:i/>
              <w:iCs/>
              <w:sz w:val="17"/>
              <w:szCs w:val="17"/>
            </w:rPr>
            <w:t>.</w:t>
          </w:r>
        </w:p>
      </w:tc>
      <w:tc>
        <w:tcPr>
          <w:tcW w:w="1304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595D63C" w14:textId="77777777" w:rsidR="003465FB" w:rsidRPr="004B7564" w:rsidRDefault="003465FB" w:rsidP="004D6B6A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</w:p>
      </w:tc>
      <w:tc>
        <w:tcPr>
          <w:tcW w:w="850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048A54C" w14:textId="77777777" w:rsidR="003465FB" w:rsidRPr="004B7564" w:rsidRDefault="003465FB" w:rsidP="004D6B6A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</w:p>
      </w:tc>
      <w:tc>
        <w:tcPr>
          <w:tcW w:w="567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DFA24DC" w14:textId="77777777" w:rsidR="003465FB" w:rsidRPr="004B7564" w:rsidRDefault="003465FB" w:rsidP="004D6B6A">
          <w:pPr>
            <w:pStyle w:val="a5"/>
            <w:jc w:val="center"/>
            <w:rPr>
              <w:rFonts w:ascii="Times New Roman" w:hAnsi="Times New Roman" w:cs="Times New Roman"/>
              <w:i/>
              <w:iCs/>
              <w:sz w:val="17"/>
              <w:szCs w:val="17"/>
            </w:rPr>
          </w:pPr>
        </w:p>
      </w:tc>
      <w:tc>
        <w:tcPr>
          <w:tcW w:w="3838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064D401" w14:textId="77777777" w:rsidR="003465FB" w:rsidRDefault="003465FB" w:rsidP="004D6B6A">
          <w:pPr>
            <w:pStyle w:val="a5"/>
          </w:pPr>
        </w:p>
      </w:tc>
      <w:tc>
        <w:tcPr>
          <w:tcW w:w="2834" w:type="dxa"/>
          <w:gridSpan w:val="3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725FA29" w14:textId="77777777" w:rsidR="003465FB" w:rsidRDefault="003465FB" w:rsidP="004D6B6A">
          <w:pPr>
            <w:pStyle w:val="a5"/>
          </w:pPr>
        </w:p>
      </w:tc>
    </w:tr>
  </w:tbl>
  <w:p w14:paraId="059420BC" w14:textId="77777777" w:rsidR="003465FB" w:rsidRDefault="003465F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400F69" w14:textId="77777777" w:rsidR="003B5CF7" w:rsidRDefault="003B5CF7" w:rsidP="00063FB9">
      <w:pPr>
        <w:spacing w:after="0" w:line="240" w:lineRule="auto"/>
      </w:pPr>
      <w:r>
        <w:separator/>
      </w:r>
    </w:p>
  </w:footnote>
  <w:footnote w:type="continuationSeparator" w:id="0">
    <w:p w14:paraId="5995B745" w14:textId="77777777" w:rsidR="003B5CF7" w:rsidRDefault="003B5CF7" w:rsidP="00063F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B40DB"/>
    <w:multiLevelType w:val="hybridMultilevel"/>
    <w:tmpl w:val="A37C52F0"/>
    <w:lvl w:ilvl="0" w:tplc="E5A46B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C64048"/>
    <w:multiLevelType w:val="hybridMultilevel"/>
    <w:tmpl w:val="A5880620"/>
    <w:lvl w:ilvl="0" w:tplc="31F6FA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676923"/>
    <w:multiLevelType w:val="hybridMultilevel"/>
    <w:tmpl w:val="44FAACE6"/>
    <w:lvl w:ilvl="0" w:tplc="E5A46B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0C1186"/>
    <w:multiLevelType w:val="hybridMultilevel"/>
    <w:tmpl w:val="E7A405BE"/>
    <w:lvl w:ilvl="0" w:tplc="31F6F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2175E"/>
    <w:multiLevelType w:val="hybridMultilevel"/>
    <w:tmpl w:val="CAFA68FE"/>
    <w:lvl w:ilvl="0" w:tplc="9E2EBA4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1547365"/>
    <w:multiLevelType w:val="hybridMultilevel"/>
    <w:tmpl w:val="66820378"/>
    <w:lvl w:ilvl="0" w:tplc="31F6FA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AF42ED"/>
    <w:multiLevelType w:val="hybridMultilevel"/>
    <w:tmpl w:val="5FD2974E"/>
    <w:lvl w:ilvl="0" w:tplc="31F6F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260627"/>
    <w:multiLevelType w:val="hybridMultilevel"/>
    <w:tmpl w:val="57166818"/>
    <w:lvl w:ilvl="0" w:tplc="31F6FA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0615E7E"/>
    <w:multiLevelType w:val="hybridMultilevel"/>
    <w:tmpl w:val="B1848180"/>
    <w:lvl w:ilvl="0" w:tplc="31F6FA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DD4BCC"/>
    <w:multiLevelType w:val="hybridMultilevel"/>
    <w:tmpl w:val="1186914E"/>
    <w:lvl w:ilvl="0" w:tplc="31F6FA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39F426F"/>
    <w:multiLevelType w:val="hybridMultilevel"/>
    <w:tmpl w:val="D084F176"/>
    <w:lvl w:ilvl="0" w:tplc="31F6FA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1157D8"/>
    <w:multiLevelType w:val="hybridMultilevel"/>
    <w:tmpl w:val="736C698A"/>
    <w:lvl w:ilvl="0" w:tplc="31F6FA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0E2A4E"/>
    <w:multiLevelType w:val="hybridMultilevel"/>
    <w:tmpl w:val="479A2D90"/>
    <w:lvl w:ilvl="0" w:tplc="31F6FA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8D353C7"/>
    <w:multiLevelType w:val="hybridMultilevel"/>
    <w:tmpl w:val="8E7E2246"/>
    <w:lvl w:ilvl="0" w:tplc="31F6FA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A1222DF"/>
    <w:multiLevelType w:val="hybridMultilevel"/>
    <w:tmpl w:val="F1921FDA"/>
    <w:lvl w:ilvl="0" w:tplc="E5A46B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C1D0704"/>
    <w:multiLevelType w:val="hybridMultilevel"/>
    <w:tmpl w:val="BAE2228E"/>
    <w:lvl w:ilvl="0" w:tplc="31F6F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946706"/>
    <w:multiLevelType w:val="hybridMultilevel"/>
    <w:tmpl w:val="4F08573A"/>
    <w:lvl w:ilvl="0" w:tplc="31F6FA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14E492B"/>
    <w:multiLevelType w:val="multilevel"/>
    <w:tmpl w:val="864A2F02"/>
    <w:lvl w:ilvl="0">
      <w:start w:val="1"/>
      <w:numFmt w:val="decimal"/>
      <w:pStyle w:val="VyatSUHeader1"/>
      <w:suff w:val="space"/>
      <w:lvlText w:val="%1"/>
      <w:lvlJc w:val="left"/>
      <w:pPr>
        <w:ind w:left="357" w:firstLine="352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VyatSUHeader2"/>
      <w:suff w:val="space"/>
      <w:lvlText w:val="%1.%2"/>
      <w:lvlJc w:val="left"/>
      <w:pPr>
        <w:ind w:left="357" w:firstLine="352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VyatSUHeader3"/>
      <w:suff w:val="space"/>
      <w:lvlText w:val="%1.%2.%3"/>
      <w:lvlJc w:val="left"/>
      <w:pPr>
        <w:ind w:left="357" w:firstLine="352"/>
      </w:pPr>
      <w:rPr>
        <w:rFonts w:hint="default"/>
      </w:rPr>
    </w:lvl>
    <w:lvl w:ilvl="3">
      <w:start w:val="1"/>
      <w:numFmt w:val="decimal"/>
      <w:pStyle w:val="VyatSUHeader4"/>
      <w:suff w:val="space"/>
      <w:lvlText w:val="%1.%2.%3.%4"/>
      <w:lvlJc w:val="left"/>
      <w:pPr>
        <w:ind w:left="357" w:firstLine="35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699"/>
        </w:tabs>
        <w:ind w:left="357" w:firstLine="35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1051"/>
        </w:tabs>
        <w:ind w:left="357" w:firstLine="35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1403"/>
        </w:tabs>
        <w:ind w:left="357" w:firstLine="35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755"/>
        </w:tabs>
        <w:ind w:left="357" w:firstLine="35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2107"/>
        </w:tabs>
        <w:ind w:left="357" w:firstLine="352"/>
      </w:pPr>
      <w:rPr>
        <w:rFonts w:hint="default"/>
      </w:rPr>
    </w:lvl>
  </w:abstractNum>
  <w:abstractNum w:abstractNumId="18" w15:restartNumberingAfterBreak="0">
    <w:nsid w:val="340C6981"/>
    <w:multiLevelType w:val="hybridMultilevel"/>
    <w:tmpl w:val="960832A2"/>
    <w:lvl w:ilvl="0" w:tplc="31F6FA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5DA2FE5"/>
    <w:multiLevelType w:val="hybridMultilevel"/>
    <w:tmpl w:val="561E1DE6"/>
    <w:lvl w:ilvl="0" w:tplc="31F6FA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64A6E87"/>
    <w:multiLevelType w:val="hybridMultilevel"/>
    <w:tmpl w:val="18A2500A"/>
    <w:lvl w:ilvl="0" w:tplc="31F6FA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98F684A"/>
    <w:multiLevelType w:val="hybridMultilevel"/>
    <w:tmpl w:val="6B8A1370"/>
    <w:lvl w:ilvl="0" w:tplc="31F6FA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9F47519"/>
    <w:multiLevelType w:val="hybridMultilevel"/>
    <w:tmpl w:val="2F621870"/>
    <w:lvl w:ilvl="0" w:tplc="31F6FA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B8F1323"/>
    <w:multiLevelType w:val="hybridMultilevel"/>
    <w:tmpl w:val="33DCF492"/>
    <w:lvl w:ilvl="0" w:tplc="DFAC818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C6354AA"/>
    <w:multiLevelType w:val="hybridMultilevel"/>
    <w:tmpl w:val="8A8697E8"/>
    <w:lvl w:ilvl="0" w:tplc="31F6FA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CAF4275"/>
    <w:multiLevelType w:val="hybridMultilevel"/>
    <w:tmpl w:val="ABAEB3E0"/>
    <w:lvl w:ilvl="0" w:tplc="31F6FA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D676475"/>
    <w:multiLevelType w:val="hybridMultilevel"/>
    <w:tmpl w:val="4852D010"/>
    <w:lvl w:ilvl="0" w:tplc="31F6FA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6601441"/>
    <w:multiLevelType w:val="hybridMultilevel"/>
    <w:tmpl w:val="6388E3DE"/>
    <w:lvl w:ilvl="0" w:tplc="31F6FA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6FD0A49"/>
    <w:multiLevelType w:val="hybridMultilevel"/>
    <w:tmpl w:val="81D40DC8"/>
    <w:lvl w:ilvl="0" w:tplc="31F6FA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A821649"/>
    <w:multiLevelType w:val="hybridMultilevel"/>
    <w:tmpl w:val="3AAE7842"/>
    <w:lvl w:ilvl="0" w:tplc="E5A46B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04F3E01"/>
    <w:multiLevelType w:val="hybridMultilevel"/>
    <w:tmpl w:val="C194E040"/>
    <w:lvl w:ilvl="0" w:tplc="31F6FA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28B63BB"/>
    <w:multiLevelType w:val="hybridMultilevel"/>
    <w:tmpl w:val="BF40AF2A"/>
    <w:lvl w:ilvl="0" w:tplc="3C3C26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4225E3E"/>
    <w:multiLevelType w:val="hybridMultilevel"/>
    <w:tmpl w:val="4FE0D1F2"/>
    <w:lvl w:ilvl="0" w:tplc="E5A46B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56834B7"/>
    <w:multiLevelType w:val="hybridMultilevel"/>
    <w:tmpl w:val="1D687C90"/>
    <w:lvl w:ilvl="0" w:tplc="E5A46B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B661FDD"/>
    <w:multiLevelType w:val="hybridMultilevel"/>
    <w:tmpl w:val="A80E95B4"/>
    <w:lvl w:ilvl="0" w:tplc="EEB64A16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C1A15C0"/>
    <w:multiLevelType w:val="hybridMultilevel"/>
    <w:tmpl w:val="56C4F07C"/>
    <w:lvl w:ilvl="0" w:tplc="31F6FA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ECA369F"/>
    <w:multiLevelType w:val="multilevel"/>
    <w:tmpl w:val="390282DC"/>
    <w:styleLink w:val="2"/>
    <w:lvl w:ilvl="0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02E64D1"/>
    <w:multiLevelType w:val="hybridMultilevel"/>
    <w:tmpl w:val="C8584C4E"/>
    <w:lvl w:ilvl="0" w:tplc="31F6FA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9F03C5E"/>
    <w:multiLevelType w:val="multilevel"/>
    <w:tmpl w:val="428E979A"/>
    <w:styleLink w:val="1"/>
    <w:lvl w:ilvl="0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A100660"/>
    <w:multiLevelType w:val="hybridMultilevel"/>
    <w:tmpl w:val="5CC20EE4"/>
    <w:lvl w:ilvl="0" w:tplc="31F6FA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8"/>
  </w:num>
  <w:num w:numId="3">
    <w:abstractNumId w:val="36"/>
  </w:num>
  <w:num w:numId="4">
    <w:abstractNumId w:val="37"/>
  </w:num>
  <w:num w:numId="5">
    <w:abstractNumId w:val="5"/>
  </w:num>
  <w:num w:numId="6">
    <w:abstractNumId w:val="30"/>
  </w:num>
  <w:num w:numId="7">
    <w:abstractNumId w:val="27"/>
  </w:num>
  <w:num w:numId="8">
    <w:abstractNumId w:val="22"/>
  </w:num>
  <w:num w:numId="9">
    <w:abstractNumId w:val="19"/>
  </w:num>
  <w:num w:numId="10">
    <w:abstractNumId w:val="16"/>
  </w:num>
  <w:num w:numId="11">
    <w:abstractNumId w:val="26"/>
  </w:num>
  <w:num w:numId="12">
    <w:abstractNumId w:val="39"/>
  </w:num>
  <w:num w:numId="13">
    <w:abstractNumId w:val="11"/>
  </w:num>
  <w:num w:numId="14">
    <w:abstractNumId w:val="35"/>
  </w:num>
  <w:num w:numId="15">
    <w:abstractNumId w:val="25"/>
  </w:num>
  <w:num w:numId="16">
    <w:abstractNumId w:val="9"/>
  </w:num>
  <w:num w:numId="17">
    <w:abstractNumId w:val="31"/>
  </w:num>
  <w:num w:numId="18">
    <w:abstractNumId w:val="4"/>
  </w:num>
  <w:num w:numId="19">
    <w:abstractNumId w:val="1"/>
  </w:num>
  <w:num w:numId="20">
    <w:abstractNumId w:val="7"/>
  </w:num>
  <w:num w:numId="21">
    <w:abstractNumId w:val="6"/>
  </w:num>
  <w:num w:numId="22">
    <w:abstractNumId w:val="15"/>
  </w:num>
  <w:num w:numId="23">
    <w:abstractNumId w:val="3"/>
  </w:num>
  <w:num w:numId="24">
    <w:abstractNumId w:val="21"/>
  </w:num>
  <w:num w:numId="25">
    <w:abstractNumId w:val="10"/>
  </w:num>
  <w:num w:numId="26">
    <w:abstractNumId w:val="24"/>
  </w:num>
  <w:num w:numId="27">
    <w:abstractNumId w:val="8"/>
  </w:num>
  <w:num w:numId="28">
    <w:abstractNumId w:val="20"/>
  </w:num>
  <w:num w:numId="29">
    <w:abstractNumId w:val="23"/>
  </w:num>
  <w:num w:numId="30">
    <w:abstractNumId w:val="13"/>
  </w:num>
  <w:num w:numId="31">
    <w:abstractNumId w:val="12"/>
  </w:num>
  <w:num w:numId="32">
    <w:abstractNumId w:val="34"/>
  </w:num>
  <w:num w:numId="33">
    <w:abstractNumId w:val="18"/>
  </w:num>
  <w:num w:numId="34">
    <w:abstractNumId w:val="2"/>
  </w:num>
  <w:num w:numId="35">
    <w:abstractNumId w:val="33"/>
  </w:num>
  <w:num w:numId="36">
    <w:abstractNumId w:val="0"/>
  </w:num>
  <w:num w:numId="37">
    <w:abstractNumId w:val="28"/>
  </w:num>
  <w:num w:numId="38">
    <w:abstractNumId w:val="14"/>
  </w:num>
  <w:num w:numId="39">
    <w:abstractNumId w:val="29"/>
  </w:num>
  <w:num w:numId="40">
    <w:abstractNumId w:val="32"/>
  </w:num>
  <w:numIdMacAtCleanup w:val="3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Кошкин Олег Владимирович">
    <w15:presenceInfo w15:providerId="AD" w15:userId="S::usr12751@vyatsu.ru::69eaa739-00e7-4a19-bf78-61f81beea0fa"/>
  </w15:person>
  <w15:person w15:author="Крючков Илья Сергеевич">
    <w15:presenceInfo w15:providerId="None" w15:userId="Крючков Илья Сергееви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A509E"/>
    <w:rsid w:val="00002C3D"/>
    <w:rsid w:val="00002FC8"/>
    <w:rsid w:val="0000732D"/>
    <w:rsid w:val="000127C5"/>
    <w:rsid w:val="000161CB"/>
    <w:rsid w:val="00021364"/>
    <w:rsid w:val="00024110"/>
    <w:rsid w:val="00024648"/>
    <w:rsid w:val="00027D83"/>
    <w:rsid w:val="00031B49"/>
    <w:rsid w:val="00032366"/>
    <w:rsid w:val="00034428"/>
    <w:rsid w:val="000349EE"/>
    <w:rsid w:val="000355C1"/>
    <w:rsid w:val="00037312"/>
    <w:rsid w:val="000376C6"/>
    <w:rsid w:val="000400A3"/>
    <w:rsid w:val="0004037C"/>
    <w:rsid w:val="00040E0D"/>
    <w:rsid w:val="00040E45"/>
    <w:rsid w:val="00042582"/>
    <w:rsid w:val="00046D79"/>
    <w:rsid w:val="0005358B"/>
    <w:rsid w:val="00056892"/>
    <w:rsid w:val="0006028A"/>
    <w:rsid w:val="00061E21"/>
    <w:rsid w:val="000639FA"/>
    <w:rsid w:val="00063FB9"/>
    <w:rsid w:val="00067E2F"/>
    <w:rsid w:val="0007435F"/>
    <w:rsid w:val="0007695E"/>
    <w:rsid w:val="00082C41"/>
    <w:rsid w:val="00087587"/>
    <w:rsid w:val="000948FB"/>
    <w:rsid w:val="00095069"/>
    <w:rsid w:val="000A0B87"/>
    <w:rsid w:val="000A0E65"/>
    <w:rsid w:val="000A133B"/>
    <w:rsid w:val="000A2BA3"/>
    <w:rsid w:val="000A38D3"/>
    <w:rsid w:val="000A46D6"/>
    <w:rsid w:val="000A4EFE"/>
    <w:rsid w:val="000B4E7B"/>
    <w:rsid w:val="000C02D1"/>
    <w:rsid w:val="000C34C3"/>
    <w:rsid w:val="000C5A14"/>
    <w:rsid w:val="000C741A"/>
    <w:rsid w:val="000D102F"/>
    <w:rsid w:val="000D2C40"/>
    <w:rsid w:val="000D4A34"/>
    <w:rsid w:val="000D6A24"/>
    <w:rsid w:val="000D6CBD"/>
    <w:rsid w:val="000E4310"/>
    <w:rsid w:val="000E48E9"/>
    <w:rsid w:val="000F4E00"/>
    <w:rsid w:val="00100562"/>
    <w:rsid w:val="0011188D"/>
    <w:rsid w:val="001125DF"/>
    <w:rsid w:val="00113808"/>
    <w:rsid w:val="00124C58"/>
    <w:rsid w:val="00130151"/>
    <w:rsid w:val="0013357C"/>
    <w:rsid w:val="0013491C"/>
    <w:rsid w:val="00134AB3"/>
    <w:rsid w:val="00134D6A"/>
    <w:rsid w:val="001356E6"/>
    <w:rsid w:val="00135BD9"/>
    <w:rsid w:val="00136969"/>
    <w:rsid w:val="00137CD5"/>
    <w:rsid w:val="00140D65"/>
    <w:rsid w:val="001575A9"/>
    <w:rsid w:val="00162889"/>
    <w:rsid w:val="001638CE"/>
    <w:rsid w:val="00163BDD"/>
    <w:rsid w:val="0016488C"/>
    <w:rsid w:val="00167112"/>
    <w:rsid w:val="00170C6C"/>
    <w:rsid w:val="00172545"/>
    <w:rsid w:val="0017364D"/>
    <w:rsid w:val="001739DA"/>
    <w:rsid w:val="00173E4D"/>
    <w:rsid w:val="001764A2"/>
    <w:rsid w:val="00176C44"/>
    <w:rsid w:val="00176C9A"/>
    <w:rsid w:val="00180003"/>
    <w:rsid w:val="001827CD"/>
    <w:rsid w:val="00183019"/>
    <w:rsid w:val="00190087"/>
    <w:rsid w:val="00193362"/>
    <w:rsid w:val="00193BBA"/>
    <w:rsid w:val="00195FEA"/>
    <w:rsid w:val="001965E8"/>
    <w:rsid w:val="00196BAF"/>
    <w:rsid w:val="00197F88"/>
    <w:rsid w:val="001A16A5"/>
    <w:rsid w:val="001A7FD5"/>
    <w:rsid w:val="001B0275"/>
    <w:rsid w:val="001B2FB1"/>
    <w:rsid w:val="001B4388"/>
    <w:rsid w:val="001B50AB"/>
    <w:rsid w:val="001B5C7D"/>
    <w:rsid w:val="001C5940"/>
    <w:rsid w:val="001C6E49"/>
    <w:rsid w:val="001D1278"/>
    <w:rsid w:val="001D1CB1"/>
    <w:rsid w:val="001D62CF"/>
    <w:rsid w:val="001D634E"/>
    <w:rsid w:val="001D7A4E"/>
    <w:rsid w:val="001E067F"/>
    <w:rsid w:val="001E11D1"/>
    <w:rsid w:val="001E37B5"/>
    <w:rsid w:val="001E3DFB"/>
    <w:rsid w:val="001F3905"/>
    <w:rsid w:val="001F4155"/>
    <w:rsid w:val="001F58DF"/>
    <w:rsid w:val="001F68CC"/>
    <w:rsid w:val="002016FA"/>
    <w:rsid w:val="00201EB9"/>
    <w:rsid w:val="00205865"/>
    <w:rsid w:val="00206944"/>
    <w:rsid w:val="00207B21"/>
    <w:rsid w:val="002105BB"/>
    <w:rsid w:val="002107EE"/>
    <w:rsid w:val="00210E80"/>
    <w:rsid w:val="002131CD"/>
    <w:rsid w:val="00216C03"/>
    <w:rsid w:val="00220E7E"/>
    <w:rsid w:val="002247EB"/>
    <w:rsid w:val="00225044"/>
    <w:rsid w:val="002269EB"/>
    <w:rsid w:val="00230BBC"/>
    <w:rsid w:val="002377C1"/>
    <w:rsid w:val="002436EF"/>
    <w:rsid w:val="00243F03"/>
    <w:rsid w:val="00244121"/>
    <w:rsid w:val="00250FBF"/>
    <w:rsid w:val="00253C97"/>
    <w:rsid w:val="00260A1E"/>
    <w:rsid w:val="00263D5F"/>
    <w:rsid w:val="00270226"/>
    <w:rsid w:val="002736B5"/>
    <w:rsid w:val="00274C7C"/>
    <w:rsid w:val="0027602F"/>
    <w:rsid w:val="002762CD"/>
    <w:rsid w:val="00276E16"/>
    <w:rsid w:val="00280C0A"/>
    <w:rsid w:val="002824F8"/>
    <w:rsid w:val="00283828"/>
    <w:rsid w:val="00287B1C"/>
    <w:rsid w:val="00287DAE"/>
    <w:rsid w:val="00291878"/>
    <w:rsid w:val="0029292E"/>
    <w:rsid w:val="00294212"/>
    <w:rsid w:val="0029567F"/>
    <w:rsid w:val="0029584A"/>
    <w:rsid w:val="002A593C"/>
    <w:rsid w:val="002B06CA"/>
    <w:rsid w:val="002B579F"/>
    <w:rsid w:val="002B5CBD"/>
    <w:rsid w:val="002B5DD9"/>
    <w:rsid w:val="002C5CFE"/>
    <w:rsid w:val="002D013B"/>
    <w:rsid w:val="002D2ED0"/>
    <w:rsid w:val="002D3488"/>
    <w:rsid w:val="002D454A"/>
    <w:rsid w:val="002E1F27"/>
    <w:rsid w:val="002E369D"/>
    <w:rsid w:val="002E6EE2"/>
    <w:rsid w:val="002E7D44"/>
    <w:rsid w:val="002F1494"/>
    <w:rsid w:val="002F2CBF"/>
    <w:rsid w:val="002F4544"/>
    <w:rsid w:val="002F56FE"/>
    <w:rsid w:val="00302434"/>
    <w:rsid w:val="003033D1"/>
    <w:rsid w:val="0031573A"/>
    <w:rsid w:val="00315820"/>
    <w:rsid w:val="00317A2A"/>
    <w:rsid w:val="00325647"/>
    <w:rsid w:val="00325C2D"/>
    <w:rsid w:val="00333BB5"/>
    <w:rsid w:val="0034122C"/>
    <w:rsid w:val="00344928"/>
    <w:rsid w:val="003465FB"/>
    <w:rsid w:val="00346711"/>
    <w:rsid w:val="00346A85"/>
    <w:rsid w:val="00351063"/>
    <w:rsid w:val="003528DD"/>
    <w:rsid w:val="00352A7F"/>
    <w:rsid w:val="003537C3"/>
    <w:rsid w:val="00355844"/>
    <w:rsid w:val="00356825"/>
    <w:rsid w:val="00361BE5"/>
    <w:rsid w:val="00362107"/>
    <w:rsid w:val="00362BD6"/>
    <w:rsid w:val="00365173"/>
    <w:rsid w:val="00365471"/>
    <w:rsid w:val="0036574E"/>
    <w:rsid w:val="003663D0"/>
    <w:rsid w:val="00366BD8"/>
    <w:rsid w:val="003679BF"/>
    <w:rsid w:val="00371C5F"/>
    <w:rsid w:val="00372B1A"/>
    <w:rsid w:val="00372D34"/>
    <w:rsid w:val="00374BD5"/>
    <w:rsid w:val="003761C4"/>
    <w:rsid w:val="00380DCC"/>
    <w:rsid w:val="003844B9"/>
    <w:rsid w:val="003856CD"/>
    <w:rsid w:val="00386EC1"/>
    <w:rsid w:val="00392BDF"/>
    <w:rsid w:val="003A2709"/>
    <w:rsid w:val="003A4343"/>
    <w:rsid w:val="003A6256"/>
    <w:rsid w:val="003A6BAD"/>
    <w:rsid w:val="003B3A52"/>
    <w:rsid w:val="003B3EB5"/>
    <w:rsid w:val="003B5CF7"/>
    <w:rsid w:val="003B655A"/>
    <w:rsid w:val="003B6AAF"/>
    <w:rsid w:val="003C06EE"/>
    <w:rsid w:val="003C4741"/>
    <w:rsid w:val="003C6EC6"/>
    <w:rsid w:val="003C779F"/>
    <w:rsid w:val="003D709D"/>
    <w:rsid w:val="003D7365"/>
    <w:rsid w:val="003E5CD3"/>
    <w:rsid w:val="003E678F"/>
    <w:rsid w:val="003E72F4"/>
    <w:rsid w:val="003F55D7"/>
    <w:rsid w:val="003F76D2"/>
    <w:rsid w:val="00401458"/>
    <w:rsid w:val="00402322"/>
    <w:rsid w:val="0040383C"/>
    <w:rsid w:val="00404946"/>
    <w:rsid w:val="004060A3"/>
    <w:rsid w:val="00413BCD"/>
    <w:rsid w:val="0042650B"/>
    <w:rsid w:val="00427A28"/>
    <w:rsid w:val="004339D2"/>
    <w:rsid w:val="00435FC4"/>
    <w:rsid w:val="0044060F"/>
    <w:rsid w:val="00441779"/>
    <w:rsid w:val="0044457A"/>
    <w:rsid w:val="00444AB8"/>
    <w:rsid w:val="00444B10"/>
    <w:rsid w:val="00461FFF"/>
    <w:rsid w:val="00477424"/>
    <w:rsid w:val="0048060A"/>
    <w:rsid w:val="0048344F"/>
    <w:rsid w:val="00486C92"/>
    <w:rsid w:val="0049098F"/>
    <w:rsid w:val="00491776"/>
    <w:rsid w:val="004925FD"/>
    <w:rsid w:val="00496114"/>
    <w:rsid w:val="004A0C87"/>
    <w:rsid w:val="004A3523"/>
    <w:rsid w:val="004A3E01"/>
    <w:rsid w:val="004B18C6"/>
    <w:rsid w:val="004B19F3"/>
    <w:rsid w:val="004B3BA6"/>
    <w:rsid w:val="004B7564"/>
    <w:rsid w:val="004C5222"/>
    <w:rsid w:val="004C7685"/>
    <w:rsid w:val="004C77B0"/>
    <w:rsid w:val="004D0D5F"/>
    <w:rsid w:val="004D1DEA"/>
    <w:rsid w:val="004D607D"/>
    <w:rsid w:val="004D6B6A"/>
    <w:rsid w:val="004E4784"/>
    <w:rsid w:val="004E5A4F"/>
    <w:rsid w:val="004E71E6"/>
    <w:rsid w:val="004F23C1"/>
    <w:rsid w:val="004F2B78"/>
    <w:rsid w:val="004F2D39"/>
    <w:rsid w:val="004F66FC"/>
    <w:rsid w:val="004F7A25"/>
    <w:rsid w:val="00501A8A"/>
    <w:rsid w:val="0050442D"/>
    <w:rsid w:val="00504886"/>
    <w:rsid w:val="00505F80"/>
    <w:rsid w:val="00507985"/>
    <w:rsid w:val="005153DF"/>
    <w:rsid w:val="00520365"/>
    <w:rsid w:val="005204BE"/>
    <w:rsid w:val="005240AD"/>
    <w:rsid w:val="005307D5"/>
    <w:rsid w:val="00534020"/>
    <w:rsid w:val="00534823"/>
    <w:rsid w:val="0054014D"/>
    <w:rsid w:val="00541689"/>
    <w:rsid w:val="00555EFF"/>
    <w:rsid w:val="00556DD3"/>
    <w:rsid w:val="005630B8"/>
    <w:rsid w:val="00564056"/>
    <w:rsid w:val="005672E6"/>
    <w:rsid w:val="00574571"/>
    <w:rsid w:val="00575D12"/>
    <w:rsid w:val="005761B9"/>
    <w:rsid w:val="0058451F"/>
    <w:rsid w:val="00585654"/>
    <w:rsid w:val="00586E44"/>
    <w:rsid w:val="00596BD8"/>
    <w:rsid w:val="005A4A3E"/>
    <w:rsid w:val="005B2B69"/>
    <w:rsid w:val="005B4F7C"/>
    <w:rsid w:val="005C1D5D"/>
    <w:rsid w:val="005C3437"/>
    <w:rsid w:val="005D16C0"/>
    <w:rsid w:val="005D7BDF"/>
    <w:rsid w:val="005E0770"/>
    <w:rsid w:val="005E12D9"/>
    <w:rsid w:val="005E4D08"/>
    <w:rsid w:val="005E5F86"/>
    <w:rsid w:val="005E79B5"/>
    <w:rsid w:val="005F0F42"/>
    <w:rsid w:val="005F1485"/>
    <w:rsid w:val="005F577C"/>
    <w:rsid w:val="006078D0"/>
    <w:rsid w:val="00610A08"/>
    <w:rsid w:val="0061692A"/>
    <w:rsid w:val="00620A8B"/>
    <w:rsid w:val="0062146A"/>
    <w:rsid w:val="0062205F"/>
    <w:rsid w:val="00623918"/>
    <w:rsid w:val="006246DF"/>
    <w:rsid w:val="00627079"/>
    <w:rsid w:val="006300A4"/>
    <w:rsid w:val="00632570"/>
    <w:rsid w:val="0063491E"/>
    <w:rsid w:val="00635CCB"/>
    <w:rsid w:val="00637B66"/>
    <w:rsid w:val="00640743"/>
    <w:rsid w:val="006474D5"/>
    <w:rsid w:val="006532AE"/>
    <w:rsid w:val="00653FD6"/>
    <w:rsid w:val="00661417"/>
    <w:rsid w:val="00663188"/>
    <w:rsid w:val="00664B09"/>
    <w:rsid w:val="00665F17"/>
    <w:rsid w:val="0066619D"/>
    <w:rsid w:val="006665DD"/>
    <w:rsid w:val="00667498"/>
    <w:rsid w:val="00670C2B"/>
    <w:rsid w:val="006718DE"/>
    <w:rsid w:val="00671917"/>
    <w:rsid w:val="00671B46"/>
    <w:rsid w:val="00677B84"/>
    <w:rsid w:val="0068082D"/>
    <w:rsid w:val="006831F5"/>
    <w:rsid w:val="00684A0E"/>
    <w:rsid w:val="00691D69"/>
    <w:rsid w:val="00695FCF"/>
    <w:rsid w:val="00697CF9"/>
    <w:rsid w:val="006A0FB8"/>
    <w:rsid w:val="006A546B"/>
    <w:rsid w:val="006B0439"/>
    <w:rsid w:val="006B119A"/>
    <w:rsid w:val="006B1EE7"/>
    <w:rsid w:val="006B2140"/>
    <w:rsid w:val="006D0D4E"/>
    <w:rsid w:val="006D1DEB"/>
    <w:rsid w:val="006D42F5"/>
    <w:rsid w:val="006D470D"/>
    <w:rsid w:val="006D5B6A"/>
    <w:rsid w:val="006E0CF5"/>
    <w:rsid w:val="006E22AB"/>
    <w:rsid w:val="006F44F2"/>
    <w:rsid w:val="006F5789"/>
    <w:rsid w:val="006F57FC"/>
    <w:rsid w:val="006F7873"/>
    <w:rsid w:val="00705C9C"/>
    <w:rsid w:val="0070784A"/>
    <w:rsid w:val="00713136"/>
    <w:rsid w:val="00716744"/>
    <w:rsid w:val="00716973"/>
    <w:rsid w:val="0072063C"/>
    <w:rsid w:val="00724CE5"/>
    <w:rsid w:val="00731020"/>
    <w:rsid w:val="0073229C"/>
    <w:rsid w:val="007324C3"/>
    <w:rsid w:val="0073696F"/>
    <w:rsid w:val="00737729"/>
    <w:rsid w:val="007377D2"/>
    <w:rsid w:val="00740EE9"/>
    <w:rsid w:val="00741980"/>
    <w:rsid w:val="00742B3A"/>
    <w:rsid w:val="00745688"/>
    <w:rsid w:val="007605B5"/>
    <w:rsid w:val="007639A9"/>
    <w:rsid w:val="007643D4"/>
    <w:rsid w:val="00764616"/>
    <w:rsid w:val="0076566C"/>
    <w:rsid w:val="00765BF3"/>
    <w:rsid w:val="0076602E"/>
    <w:rsid w:val="007740AD"/>
    <w:rsid w:val="00782602"/>
    <w:rsid w:val="0078662A"/>
    <w:rsid w:val="00791D39"/>
    <w:rsid w:val="00791ED8"/>
    <w:rsid w:val="007A348D"/>
    <w:rsid w:val="007A5B8B"/>
    <w:rsid w:val="007B305B"/>
    <w:rsid w:val="007B63E5"/>
    <w:rsid w:val="007C1945"/>
    <w:rsid w:val="007C374D"/>
    <w:rsid w:val="007D3219"/>
    <w:rsid w:val="007E28BC"/>
    <w:rsid w:val="007E3366"/>
    <w:rsid w:val="007F5841"/>
    <w:rsid w:val="00804251"/>
    <w:rsid w:val="00806825"/>
    <w:rsid w:val="00810D2A"/>
    <w:rsid w:val="008119F2"/>
    <w:rsid w:val="00813CB5"/>
    <w:rsid w:val="00814328"/>
    <w:rsid w:val="008249E9"/>
    <w:rsid w:val="00824B55"/>
    <w:rsid w:val="0082525C"/>
    <w:rsid w:val="0082647B"/>
    <w:rsid w:val="0082677A"/>
    <w:rsid w:val="00826789"/>
    <w:rsid w:val="00826BCA"/>
    <w:rsid w:val="00826C41"/>
    <w:rsid w:val="00826E06"/>
    <w:rsid w:val="00832DEC"/>
    <w:rsid w:val="00834EC9"/>
    <w:rsid w:val="008354B6"/>
    <w:rsid w:val="008354DB"/>
    <w:rsid w:val="0083660A"/>
    <w:rsid w:val="00836AF4"/>
    <w:rsid w:val="008448C8"/>
    <w:rsid w:val="00845074"/>
    <w:rsid w:val="00846A96"/>
    <w:rsid w:val="008508BC"/>
    <w:rsid w:val="00850A8F"/>
    <w:rsid w:val="008523DF"/>
    <w:rsid w:val="00854F25"/>
    <w:rsid w:val="00862194"/>
    <w:rsid w:val="008632FF"/>
    <w:rsid w:val="008649BC"/>
    <w:rsid w:val="008661C2"/>
    <w:rsid w:val="00867789"/>
    <w:rsid w:val="00867AD9"/>
    <w:rsid w:val="00867FD8"/>
    <w:rsid w:val="008724C7"/>
    <w:rsid w:val="008746BD"/>
    <w:rsid w:val="00874712"/>
    <w:rsid w:val="0088121E"/>
    <w:rsid w:val="00887C5D"/>
    <w:rsid w:val="0089240E"/>
    <w:rsid w:val="00897F34"/>
    <w:rsid w:val="008A0640"/>
    <w:rsid w:val="008A1612"/>
    <w:rsid w:val="008A379B"/>
    <w:rsid w:val="008A3DAC"/>
    <w:rsid w:val="008A5D5B"/>
    <w:rsid w:val="008B34AD"/>
    <w:rsid w:val="008C015E"/>
    <w:rsid w:val="008C08B8"/>
    <w:rsid w:val="008C0E5A"/>
    <w:rsid w:val="008C6217"/>
    <w:rsid w:val="008D421A"/>
    <w:rsid w:val="008D5D6C"/>
    <w:rsid w:val="008E414C"/>
    <w:rsid w:val="008F489E"/>
    <w:rsid w:val="008F5CFA"/>
    <w:rsid w:val="00900052"/>
    <w:rsid w:val="00901866"/>
    <w:rsid w:val="00906B62"/>
    <w:rsid w:val="00910F62"/>
    <w:rsid w:val="009136EA"/>
    <w:rsid w:val="00916EAA"/>
    <w:rsid w:val="00920441"/>
    <w:rsid w:val="00923B5F"/>
    <w:rsid w:val="00924BA8"/>
    <w:rsid w:val="00926CA9"/>
    <w:rsid w:val="00927EC8"/>
    <w:rsid w:val="0093712A"/>
    <w:rsid w:val="009376ED"/>
    <w:rsid w:val="00942934"/>
    <w:rsid w:val="009473C7"/>
    <w:rsid w:val="00950C3D"/>
    <w:rsid w:val="00954A22"/>
    <w:rsid w:val="0096144C"/>
    <w:rsid w:val="009631C6"/>
    <w:rsid w:val="00963505"/>
    <w:rsid w:val="009639AC"/>
    <w:rsid w:val="009732FF"/>
    <w:rsid w:val="00977217"/>
    <w:rsid w:val="00977FEB"/>
    <w:rsid w:val="00983F50"/>
    <w:rsid w:val="0098596B"/>
    <w:rsid w:val="00986A18"/>
    <w:rsid w:val="00992403"/>
    <w:rsid w:val="009933BB"/>
    <w:rsid w:val="00995514"/>
    <w:rsid w:val="00995A29"/>
    <w:rsid w:val="009A4916"/>
    <w:rsid w:val="009A4955"/>
    <w:rsid w:val="009A6C31"/>
    <w:rsid w:val="009A6CDB"/>
    <w:rsid w:val="009B4626"/>
    <w:rsid w:val="009B6525"/>
    <w:rsid w:val="009C111B"/>
    <w:rsid w:val="009C2600"/>
    <w:rsid w:val="009C445D"/>
    <w:rsid w:val="009D0678"/>
    <w:rsid w:val="009D0B0E"/>
    <w:rsid w:val="009D1E06"/>
    <w:rsid w:val="009D283A"/>
    <w:rsid w:val="009D725D"/>
    <w:rsid w:val="009D7626"/>
    <w:rsid w:val="009E033E"/>
    <w:rsid w:val="009E14B8"/>
    <w:rsid w:val="009E1DD3"/>
    <w:rsid w:val="009E4E0D"/>
    <w:rsid w:val="009E53BA"/>
    <w:rsid w:val="009E6B9E"/>
    <w:rsid w:val="009F2720"/>
    <w:rsid w:val="009F5BAF"/>
    <w:rsid w:val="009F6A15"/>
    <w:rsid w:val="00A032ED"/>
    <w:rsid w:val="00A03FE2"/>
    <w:rsid w:val="00A068E3"/>
    <w:rsid w:val="00A11D4E"/>
    <w:rsid w:val="00A120B4"/>
    <w:rsid w:val="00A13918"/>
    <w:rsid w:val="00A15FFD"/>
    <w:rsid w:val="00A16EA9"/>
    <w:rsid w:val="00A21C7E"/>
    <w:rsid w:val="00A25660"/>
    <w:rsid w:val="00A37FB8"/>
    <w:rsid w:val="00A41602"/>
    <w:rsid w:val="00A42803"/>
    <w:rsid w:val="00A42ACF"/>
    <w:rsid w:val="00A4686C"/>
    <w:rsid w:val="00A47CB4"/>
    <w:rsid w:val="00A504B9"/>
    <w:rsid w:val="00A523BD"/>
    <w:rsid w:val="00A57AF0"/>
    <w:rsid w:val="00A609CC"/>
    <w:rsid w:val="00A62FBB"/>
    <w:rsid w:val="00A66536"/>
    <w:rsid w:val="00A7073A"/>
    <w:rsid w:val="00A70B9A"/>
    <w:rsid w:val="00A743D6"/>
    <w:rsid w:val="00A7449A"/>
    <w:rsid w:val="00A759CE"/>
    <w:rsid w:val="00A80CD8"/>
    <w:rsid w:val="00A820BA"/>
    <w:rsid w:val="00A85E15"/>
    <w:rsid w:val="00A86A82"/>
    <w:rsid w:val="00A9086C"/>
    <w:rsid w:val="00A9262E"/>
    <w:rsid w:val="00A934A8"/>
    <w:rsid w:val="00A93907"/>
    <w:rsid w:val="00A95692"/>
    <w:rsid w:val="00AA0401"/>
    <w:rsid w:val="00AA72A6"/>
    <w:rsid w:val="00AB5807"/>
    <w:rsid w:val="00AB5EC5"/>
    <w:rsid w:val="00AB6D91"/>
    <w:rsid w:val="00AC20F1"/>
    <w:rsid w:val="00AC5089"/>
    <w:rsid w:val="00AD13A9"/>
    <w:rsid w:val="00AD43A8"/>
    <w:rsid w:val="00AD5758"/>
    <w:rsid w:val="00AD760D"/>
    <w:rsid w:val="00AE1596"/>
    <w:rsid w:val="00AE4F7E"/>
    <w:rsid w:val="00AF2202"/>
    <w:rsid w:val="00AF5013"/>
    <w:rsid w:val="00AF568C"/>
    <w:rsid w:val="00B01BEA"/>
    <w:rsid w:val="00B13BB2"/>
    <w:rsid w:val="00B14091"/>
    <w:rsid w:val="00B20CCD"/>
    <w:rsid w:val="00B20ED8"/>
    <w:rsid w:val="00B22A35"/>
    <w:rsid w:val="00B27ACA"/>
    <w:rsid w:val="00B3131B"/>
    <w:rsid w:val="00B31A23"/>
    <w:rsid w:val="00B345D1"/>
    <w:rsid w:val="00B50A61"/>
    <w:rsid w:val="00B5130D"/>
    <w:rsid w:val="00B55AFD"/>
    <w:rsid w:val="00B61D20"/>
    <w:rsid w:val="00B62BA1"/>
    <w:rsid w:val="00B6329A"/>
    <w:rsid w:val="00B7008F"/>
    <w:rsid w:val="00B75CA7"/>
    <w:rsid w:val="00B75EA1"/>
    <w:rsid w:val="00B76D10"/>
    <w:rsid w:val="00B82DA1"/>
    <w:rsid w:val="00B84C08"/>
    <w:rsid w:val="00B9487F"/>
    <w:rsid w:val="00BA1CC9"/>
    <w:rsid w:val="00BB0A82"/>
    <w:rsid w:val="00BB1990"/>
    <w:rsid w:val="00BB6246"/>
    <w:rsid w:val="00BB7B59"/>
    <w:rsid w:val="00BC19F0"/>
    <w:rsid w:val="00BC1A21"/>
    <w:rsid w:val="00BC3B93"/>
    <w:rsid w:val="00BC5340"/>
    <w:rsid w:val="00BC5C6F"/>
    <w:rsid w:val="00BD0DA9"/>
    <w:rsid w:val="00BD48F8"/>
    <w:rsid w:val="00BD703F"/>
    <w:rsid w:val="00BD7560"/>
    <w:rsid w:val="00BE321D"/>
    <w:rsid w:val="00BE4823"/>
    <w:rsid w:val="00BE48F1"/>
    <w:rsid w:val="00BE7529"/>
    <w:rsid w:val="00BF3DC4"/>
    <w:rsid w:val="00BF3E66"/>
    <w:rsid w:val="00C020B3"/>
    <w:rsid w:val="00C03605"/>
    <w:rsid w:val="00C0518B"/>
    <w:rsid w:val="00C05DDE"/>
    <w:rsid w:val="00C06900"/>
    <w:rsid w:val="00C16B5C"/>
    <w:rsid w:val="00C20FFD"/>
    <w:rsid w:val="00C21AC5"/>
    <w:rsid w:val="00C237CE"/>
    <w:rsid w:val="00C3386B"/>
    <w:rsid w:val="00C34920"/>
    <w:rsid w:val="00C365E6"/>
    <w:rsid w:val="00C41016"/>
    <w:rsid w:val="00C41B5F"/>
    <w:rsid w:val="00C42734"/>
    <w:rsid w:val="00C51F91"/>
    <w:rsid w:val="00C522B5"/>
    <w:rsid w:val="00C54243"/>
    <w:rsid w:val="00C54625"/>
    <w:rsid w:val="00C55E2F"/>
    <w:rsid w:val="00C56BA1"/>
    <w:rsid w:val="00C60D08"/>
    <w:rsid w:val="00C613F1"/>
    <w:rsid w:val="00C64790"/>
    <w:rsid w:val="00C70A49"/>
    <w:rsid w:val="00C71AE9"/>
    <w:rsid w:val="00C76B2E"/>
    <w:rsid w:val="00C76FBF"/>
    <w:rsid w:val="00C80F95"/>
    <w:rsid w:val="00C81912"/>
    <w:rsid w:val="00C848B3"/>
    <w:rsid w:val="00C86513"/>
    <w:rsid w:val="00C87010"/>
    <w:rsid w:val="00C903FF"/>
    <w:rsid w:val="00C94176"/>
    <w:rsid w:val="00CA0295"/>
    <w:rsid w:val="00CA0A75"/>
    <w:rsid w:val="00CA509E"/>
    <w:rsid w:val="00CA6458"/>
    <w:rsid w:val="00CB347C"/>
    <w:rsid w:val="00CC3ABA"/>
    <w:rsid w:val="00CC72E9"/>
    <w:rsid w:val="00CD012B"/>
    <w:rsid w:val="00CD26CE"/>
    <w:rsid w:val="00CD2A3F"/>
    <w:rsid w:val="00CD60E8"/>
    <w:rsid w:val="00CD67C8"/>
    <w:rsid w:val="00CE0218"/>
    <w:rsid w:val="00CE0CBC"/>
    <w:rsid w:val="00CE24DD"/>
    <w:rsid w:val="00CF12BA"/>
    <w:rsid w:val="00CF2DEE"/>
    <w:rsid w:val="00CF60D4"/>
    <w:rsid w:val="00CF625D"/>
    <w:rsid w:val="00CF7506"/>
    <w:rsid w:val="00CF7BC5"/>
    <w:rsid w:val="00D01DF4"/>
    <w:rsid w:val="00D0330B"/>
    <w:rsid w:val="00D065C5"/>
    <w:rsid w:val="00D06906"/>
    <w:rsid w:val="00D06C09"/>
    <w:rsid w:val="00D105EC"/>
    <w:rsid w:val="00D14B2F"/>
    <w:rsid w:val="00D150BD"/>
    <w:rsid w:val="00D239C8"/>
    <w:rsid w:val="00D27F63"/>
    <w:rsid w:val="00D31E43"/>
    <w:rsid w:val="00D344AA"/>
    <w:rsid w:val="00D3475C"/>
    <w:rsid w:val="00D34D9B"/>
    <w:rsid w:val="00D34FBA"/>
    <w:rsid w:val="00D367BC"/>
    <w:rsid w:val="00D403C3"/>
    <w:rsid w:val="00D41722"/>
    <w:rsid w:val="00D431D6"/>
    <w:rsid w:val="00D43DE6"/>
    <w:rsid w:val="00D43FEA"/>
    <w:rsid w:val="00D44F9C"/>
    <w:rsid w:val="00D54791"/>
    <w:rsid w:val="00D54E4D"/>
    <w:rsid w:val="00D61F0B"/>
    <w:rsid w:val="00D62049"/>
    <w:rsid w:val="00D63E3E"/>
    <w:rsid w:val="00D7066C"/>
    <w:rsid w:val="00D744D5"/>
    <w:rsid w:val="00D7756F"/>
    <w:rsid w:val="00D80147"/>
    <w:rsid w:val="00D82194"/>
    <w:rsid w:val="00D82CFE"/>
    <w:rsid w:val="00D9092A"/>
    <w:rsid w:val="00D91ED6"/>
    <w:rsid w:val="00D94441"/>
    <w:rsid w:val="00D94EA6"/>
    <w:rsid w:val="00D97267"/>
    <w:rsid w:val="00D97985"/>
    <w:rsid w:val="00D979B1"/>
    <w:rsid w:val="00DA0775"/>
    <w:rsid w:val="00DA125D"/>
    <w:rsid w:val="00DA2585"/>
    <w:rsid w:val="00DA6D84"/>
    <w:rsid w:val="00DB0E65"/>
    <w:rsid w:val="00DB1349"/>
    <w:rsid w:val="00DB2765"/>
    <w:rsid w:val="00DB394C"/>
    <w:rsid w:val="00DB4876"/>
    <w:rsid w:val="00DC1BC6"/>
    <w:rsid w:val="00DC308B"/>
    <w:rsid w:val="00DC40BB"/>
    <w:rsid w:val="00DC5A7B"/>
    <w:rsid w:val="00DD21CC"/>
    <w:rsid w:val="00DE192F"/>
    <w:rsid w:val="00DE4474"/>
    <w:rsid w:val="00DF08C3"/>
    <w:rsid w:val="00DF3DF8"/>
    <w:rsid w:val="00DF440C"/>
    <w:rsid w:val="00DF5E23"/>
    <w:rsid w:val="00DF60D1"/>
    <w:rsid w:val="00E0253A"/>
    <w:rsid w:val="00E02A26"/>
    <w:rsid w:val="00E06325"/>
    <w:rsid w:val="00E10D4A"/>
    <w:rsid w:val="00E12081"/>
    <w:rsid w:val="00E12CB7"/>
    <w:rsid w:val="00E131CA"/>
    <w:rsid w:val="00E16EF8"/>
    <w:rsid w:val="00E172BE"/>
    <w:rsid w:val="00E2325D"/>
    <w:rsid w:val="00E30347"/>
    <w:rsid w:val="00E30B6D"/>
    <w:rsid w:val="00E31D9F"/>
    <w:rsid w:val="00E408A4"/>
    <w:rsid w:val="00E42D6C"/>
    <w:rsid w:val="00E465CE"/>
    <w:rsid w:val="00E4759D"/>
    <w:rsid w:val="00E47EF1"/>
    <w:rsid w:val="00E50C2E"/>
    <w:rsid w:val="00E64B73"/>
    <w:rsid w:val="00E6514E"/>
    <w:rsid w:val="00E70AAF"/>
    <w:rsid w:val="00E7405A"/>
    <w:rsid w:val="00E74BE8"/>
    <w:rsid w:val="00E754F7"/>
    <w:rsid w:val="00E76291"/>
    <w:rsid w:val="00E81BA4"/>
    <w:rsid w:val="00E8321C"/>
    <w:rsid w:val="00E83BC2"/>
    <w:rsid w:val="00E84CAC"/>
    <w:rsid w:val="00E87260"/>
    <w:rsid w:val="00E9503F"/>
    <w:rsid w:val="00E95851"/>
    <w:rsid w:val="00EA0D00"/>
    <w:rsid w:val="00EA6458"/>
    <w:rsid w:val="00EA660D"/>
    <w:rsid w:val="00EB03DB"/>
    <w:rsid w:val="00EB3391"/>
    <w:rsid w:val="00EB7AF1"/>
    <w:rsid w:val="00EC01E5"/>
    <w:rsid w:val="00EC1727"/>
    <w:rsid w:val="00EC1827"/>
    <w:rsid w:val="00EC4DD8"/>
    <w:rsid w:val="00EC5132"/>
    <w:rsid w:val="00EC689F"/>
    <w:rsid w:val="00ED2021"/>
    <w:rsid w:val="00EE05B6"/>
    <w:rsid w:val="00EE12C2"/>
    <w:rsid w:val="00EE1B2F"/>
    <w:rsid w:val="00EE37D9"/>
    <w:rsid w:val="00EE4632"/>
    <w:rsid w:val="00EE51D4"/>
    <w:rsid w:val="00EE56C1"/>
    <w:rsid w:val="00EE75EC"/>
    <w:rsid w:val="00EE7F76"/>
    <w:rsid w:val="00EF0A7A"/>
    <w:rsid w:val="00EF1CA2"/>
    <w:rsid w:val="00EF2AA8"/>
    <w:rsid w:val="00EF788E"/>
    <w:rsid w:val="00F04832"/>
    <w:rsid w:val="00F04D41"/>
    <w:rsid w:val="00F0589D"/>
    <w:rsid w:val="00F06B99"/>
    <w:rsid w:val="00F10118"/>
    <w:rsid w:val="00F15212"/>
    <w:rsid w:val="00F20D35"/>
    <w:rsid w:val="00F22671"/>
    <w:rsid w:val="00F24673"/>
    <w:rsid w:val="00F270A2"/>
    <w:rsid w:val="00F30872"/>
    <w:rsid w:val="00F350BA"/>
    <w:rsid w:val="00F40728"/>
    <w:rsid w:val="00F43001"/>
    <w:rsid w:val="00F46935"/>
    <w:rsid w:val="00F47996"/>
    <w:rsid w:val="00F50092"/>
    <w:rsid w:val="00F5034B"/>
    <w:rsid w:val="00F513A2"/>
    <w:rsid w:val="00F56336"/>
    <w:rsid w:val="00F65805"/>
    <w:rsid w:val="00F662D5"/>
    <w:rsid w:val="00F7017F"/>
    <w:rsid w:val="00F71955"/>
    <w:rsid w:val="00F74B74"/>
    <w:rsid w:val="00F80598"/>
    <w:rsid w:val="00F81D7D"/>
    <w:rsid w:val="00F8525B"/>
    <w:rsid w:val="00F85B96"/>
    <w:rsid w:val="00F95604"/>
    <w:rsid w:val="00F95E41"/>
    <w:rsid w:val="00FA3771"/>
    <w:rsid w:val="00FA7B5A"/>
    <w:rsid w:val="00FA7B82"/>
    <w:rsid w:val="00FB053C"/>
    <w:rsid w:val="00FB389B"/>
    <w:rsid w:val="00FB6FC9"/>
    <w:rsid w:val="00FC0EAB"/>
    <w:rsid w:val="00FE0D04"/>
    <w:rsid w:val="00FE167B"/>
    <w:rsid w:val="00FF2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607522"/>
  <w15:docId w15:val="{A7620D63-9D2F-4D95-A6D4-209115BB5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4823"/>
  </w:style>
  <w:style w:type="paragraph" w:styleId="10">
    <w:name w:val="heading 1"/>
    <w:basedOn w:val="a"/>
    <w:next w:val="a"/>
    <w:link w:val="11"/>
    <w:uiPriority w:val="9"/>
    <w:qFormat/>
    <w:rsid w:val="00FA37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2D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759C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">
    <w:name w:val="Times 14"/>
    <w:basedOn w:val="a"/>
    <w:link w:val="Times140"/>
    <w:qFormat/>
    <w:rsid w:val="002B06CA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Times140">
    <w:name w:val="Times 14 Знак"/>
    <w:basedOn w:val="a0"/>
    <w:link w:val="Times14"/>
    <w:rsid w:val="002B06CA"/>
    <w:rPr>
      <w:rFonts w:ascii="Times New Roman" w:hAnsi="Times New Roman" w:cs="Times New Roman"/>
      <w:sz w:val="28"/>
      <w:szCs w:val="28"/>
    </w:rPr>
  </w:style>
  <w:style w:type="paragraph" w:customStyle="1" w:styleId="Times">
    <w:name w:val="Times"/>
    <w:basedOn w:val="a"/>
    <w:link w:val="Times0"/>
    <w:autoRedefine/>
    <w:qFormat/>
    <w:rsid w:val="002B06CA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eastAsia="ru-RU" w:bidi="ru-RU"/>
    </w:rPr>
  </w:style>
  <w:style w:type="character" w:customStyle="1" w:styleId="Times0">
    <w:name w:val="Times Знак"/>
    <w:basedOn w:val="a0"/>
    <w:link w:val="Times"/>
    <w:rsid w:val="002B06CA"/>
    <w:rPr>
      <w:rFonts w:ascii="Times New Roman" w:eastAsia="Times New Roman" w:hAnsi="Times New Roman" w:cs="Times New Roman"/>
      <w:sz w:val="28"/>
      <w:lang w:eastAsia="ru-RU" w:bidi="ru-RU"/>
    </w:rPr>
  </w:style>
  <w:style w:type="paragraph" w:customStyle="1" w:styleId="TimesNOT15">
    <w:name w:val="Times NOT 1.5"/>
    <w:basedOn w:val="a"/>
    <w:link w:val="TimesNOT150"/>
    <w:autoRedefine/>
    <w:qFormat/>
    <w:rsid w:val="008249E9"/>
    <w:pPr>
      <w:widowControl w:val="0"/>
      <w:tabs>
        <w:tab w:val="right" w:pos="9356"/>
      </w:tabs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lang w:val="en-US" w:eastAsia="ru-RU" w:bidi="ru-RU"/>
    </w:rPr>
  </w:style>
  <w:style w:type="character" w:customStyle="1" w:styleId="TimesNOT150">
    <w:name w:val="Times NOT 1.5 Знак"/>
    <w:basedOn w:val="a0"/>
    <w:link w:val="TimesNOT15"/>
    <w:rsid w:val="008249E9"/>
    <w:rPr>
      <w:rFonts w:ascii="Times New Roman" w:eastAsia="Times New Roman" w:hAnsi="Times New Roman" w:cs="Times New Roman"/>
      <w:sz w:val="28"/>
      <w:lang w:val="en-US" w:eastAsia="ru-RU" w:bidi="ru-RU"/>
    </w:rPr>
  </w:style>
  <w:style w:type="paragraph" w:customStyle="1" w:styleId="Timesn15">
    <w:name w:val="Times n1.5"/>
    <w:basedOn w:val="Times"/>
    <w:link w:val="Timesn150"/>
    <w:qFormat/>
    <w:rsid w:val="00190087"/>
    <w:pPr>
      <w:tabs>
        <w:tab w:val="right" w:pos="9356"/>
      </w:tabs>
      <w:spacing w:line="240" w:lineRule="auto"/>
      <w:ind w:firstLine="0"/>
    </w:pPr>
    <w:rPr>
      <w:lang w:val="en-US"/>
    </w:rPr>
  </w:style>
  <w:style w:type="character" w:customStyle="1" w:styleId="Timesn150">
    <w:name w:val="Times n1.5 Знак"/>
    <w:basedOn w:val="Times0"/>
    <w:link w:val="Timesn15"/>
    <w:rsid w:val="00190087"/>
    <w:rPr>
      <w:rFonts w:ascii="Times New Roman" w:eastAsia="Times New Roman" w:hAnsi="Times New Roman" w:cs="Times New Roman"/>
      <w:sz w:val="28"/>
      <w:lang w:val="en-US" w:eastAsia="ru-RU" w:bidi="ru-RU"/>
    </w:rPr>
  </w:style>
  <w:style w:type="paragraph" w:styleId="a3">
    <w:name w:val="header"/>
    <w:basedOn w:val="a"/>
    <w:link w:val="a4"/>
    <w:uiPriority w:val="99"/>
    <w:unhideWhenUsed/>
    <w:rsid w:val="00063F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63FB9"/>
  </w:style>
  <w:style w:type="paragraph" w:styleId="a5">
    <w:name w:val="footer"/>
    <w:basedOn w:val="a"/>
    <w:link w:val="a6"/>
    <w:uiPriority w:val="99"/>
    <w:unhideWhenUsed/>
    <w:rsid w:val="00063F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63FB9"/>
  </w:style>
  <w:style w:type="table" w:styleId="a7">
    <w:name w:val="Table Grid"/>
    <w:basedOn w:val="a1"/>
    <w:uiPriority w:val="39"/>
    <w:rsid w:val="00F80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3E678F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link w:val="12"/>
    <w:locked/>
    <w:rsid w:val="003E678F"/>
    <w:rPr>
      <w:rFonts w:ascii="Calibri" w:eastAsia="Times New Roman" w:hAnsi="Calibri" w:cs="Times New Roman"/>
    </w:rPr>
  </w:style>
  <w:style w:type="paragraph" w:customStyle="1" w:styleId="12">
    <w:name w:val="Без интервала1"/>
    <w:link w:val="NoSpacingChar"/>
    <w:rsid w:val="003E678F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11">
    <w:name w:val="Заголовок 1 Знак"/>
    <w:basedOn w:val="a0"/>
    <w:link w:val="10"/>
    <w:uiPriority w:val="9"/>
    <w:rsid w:val="00FA37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0"/>
    <w:next w:val="a"/>
    <w:uiPriority w:val="39"/>
    <w:unhideWhenUsed/>
    <w:qFormat/>
    <w:rsid w:val="00FA3771"/>
    <w:pPr>
      <w:outlineLvl w:val="9"/>
    </w:pPr>
    <w:rPr>
      <w:lang w:eastAsia="ru-RU"/>
    </w:rPr>
  </w:style>
  <w:style w:type="paragraph" w:customStyle="1" w:styleId="TimesHeader">
    <w:name w:val="Times Header"/>
    <w:basedOn w:val="10"/>
    <w:link w:val="TimesHeader0"/>
    <w:qFormat/>
    <w:rsid w:val="00DB1349"/>
    <w:pPr>
      <w:spacing w:before="0" w:line="360" w:lineRule="auto"/>
      <w:ind w:firstLine="709"/>
      <w:jc w:val="both"/>
    </w:pPr>
    <w:rPr>
      <w:rFonts w:ascii="Times New Roman" w:hAnsi="Times New Roman"/>
      <w:color w:val="auto"/>
      <w:sz w:val="28"/>
    </w:rPr>
  </w:style>
  <w:style w:type="paragraph" w:styleId="13">
    <w:name w:val="toc 1"/>
    <w:basedOn w:val="a"/>
    <w:next w:val="a"/>
    <w:autoRedefine/>
    <w:uiPriority w:val="39"/>
    <w:unhideWhenUsed/>
    <w:rsid w:val="000D2C40"/>
    <w:pPr>
      <w:spacing w:after="100"/>
    </w:pPr>
  </w:style>
  <w:style w:type="character" w:customStyle="1" w:styleId="TimesHeader0">
    <w:name w:val="Times Header Знак"/>
    <w:basedOn w:val="11"/>
    <w:link w:val="TimesHeader"/>
    <w:rsid w:val="00DB1349"/>
    <w:rPr>
      <w:rFonts w:ascii="Times New Roman" w:eastAsiaTheme="majorEastAsia" w:hAnsi="Times New Roman" w:cstheme="majorBidi"/>
      <w:color w:val="2F5496" w:themeColor="accent1" w:themeShade="BF"/>
      <w:sz w:val="28"/>
      <w:szCs w:val="32"/>
    </w:rPr>
  </w:style>
  <w:style w:type="character" w:styleId="aa">
    <w:name w:val="Hyperlink"/>
    <w:basedOn w:val="a0"/>
    <w:uiPriority w:val="99"/>
    <w:unhideWhenUsed/>
    <w:rsid w:val="000D2C40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3B6AAF"/>
    <w:pPr>
      <w:ind w:left="720"/>
      <w:contextualSpacing/>
    </w:pPr>
  </w:style>
  <w:style w:type="numbering" w:customStyle="1" w:styleId="1">
    <w:name w:val="Стиль1"/>
    <w:uiPriority w:val="99"/>
    <w:rsid w:val="002107EE"/>
    <w:pPr>
      <w:numPr>
        <w:numId w:val="2"/>
      </w:numPr>
    </w:pPr>
  </w:style>
  <w:style w:type="numbering" w:customStyle="1" w:styleId="2">
    <w:name w:val="Стиль2"/>
    <w:uiPriority w:val="99"/>
    <w:rsid w:val="00E95851"/>
    <w:pPr>
      <w:numPr>
        <w:numId w:val="3"/>
      </w:numPr>
    </w:pPr>
  </w:style>
  <w:style w:type="paragraph" w:styleId="ac">
    <w:name w:val="Normal (Web)"/>
    <w:basedOn w:val="a"/>
    <w:uiPriority w:val="99"/>
    <w:unhideWhenUsed/>
    <w:rsid w:val="00BE48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d">
    <w:name w:val="ГОСТ"/>
    <w:link w:val="ae"/>
    <w:qFormat/>
    <w:rsid w:val="006B0439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e">
    <w:name w:val="ГОСТ Знак"/>
    <w:basedOn w:val="a0"/>
    <w:link w:val="ad"/>
    <w:rsid w:val="006B0439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pple-tab-span">
    <w:name w:val="apple-tab-span"/>
    <w:basedOn w:val="a0"/>
    <w:rsid w:val="00DF60D1"/>
  </w:style>
  <w:style w:type="character" w:customStyle="1" w:styleId="50">
    <w:name w:val="Заголовок 5 Знак"/>
    <w:basedOn w:val="a0"/>
    <w:link w:val="5"/>
    <w:uiPriority w:val="9"/>
    <w:semiHidden/>
    <w:rsid w:val="00A759C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352A7F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832D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Balloon Text"/>
    <w:basedOn w:val="a"/>
    <w:link w:val="af0"/>
    <w:uiPriority w:val="99"/>
    <w:semiHidden/>
    <w:unhideWhenUsed/>
    <w:rsid w:val="009859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98596B"/>
    <w:rPr>
      <w:rFonts w:ascii="Tahoma" w:hAnsi="Tahoma" w:cs="Tahoma"/>
      <w:sz w:val="16"/>
      <w:szCs w:val="16"/>
    </w:rPr>
  </w:style>
  <w:style w:type="paragraph" w:customStyle="1" w:styleId="VyatSUHeader1">
    <w:name w:val="VyatSU Header1"/>
    <w:basedOn w:val="TimesHeader"/>
    <w:link w:val="VyatSUHeader10"/>
    <w:qFormat/>
    <w:rsid w:val="00253C97"/>
    <w:pPr>
      <w:numPr>
        <w:numId w:val="1"/>
      </w:numPr>
      <w:spacing w:before="480" w:after="480"/>
      <w:ind w:left="0" w:firstLine="709"/>
      <w:pPrChange w:id="0" w:author="Кошкин Олег Владимирович" w:date="2022-12-27T20:22:00Z">
        <w:pPr>
          <w:keepNext/>
          <w:keepLines/>
          <w:numPr>
            <w:numId w:val="1"/>
          </w:numPr>
          <w:spacing w:before="240" w:after="480" w:line="360" w:lineRule="auto"/>
          <w:ind w:left="357" w:firstLine="709"/>
          <w:jc w:val="both"/>
          <w:outlineLvl w:val="0"/>
        </w:pPr>
      </w:pPrChange>
    </w:pPr>
    <w:rPr>
      <w:rFonts w:cs="Times New Roman"/>
      <w:szCs w:val="28"/>
      <w:rPrChange w:id="0" w:author="Кошкин Олег Владимирович" w:date="2022-12-27T20:22:00Z">
        <w:rPr>
          <w:rFonts w:eastAsiaTheme="majorEastAsia"/>
          <w:sz w:val="28"/>
          <w:szCs w:val="28"/>
          <w:lang w:val="ru-RU" w:eastAsia="en-US" w:bidi="ar-SA"/>
        </w:rPr>
      </w:rPrChange>
    </w:rPr>
  </w:style>
  <w:style w:type="paragraph" w:customStyle="1" w:styleId="VyatSUHeader2">
    <w:name w:val="VyatSU Header2"/>
    <w:basedOn w:val="VyatSUHeader1"/>
    <w:link w:val="VyatSUHeader20"/>
    <w:qFormat/>
    <w:rsid w:val="00253C97"/>
    <w:pPr>
      <w:numPr>
        <w:ilvl w:val="1"/>
      </w:numPr>
      <w:ind w:left="0" w:firstLine="709"/>
      <w:pPrChange w:id="1" w:author="Кошкин Олег Владимирович" w:date="2022-12-27T20:15:00Z">
        <w:pPr>
          <w:keepNext/>
          <w:keepLines/>
          <w:numPr>
            <w:ilvl w:val="1"/>
            <w:numId w:val="1"/>
          </w:numPr>
          <w:spacing w:before="480" w:after="480" w:line="360" w:lineRule="auto"/>
          <w:ind w:left="357" w:firstLine="709"/>
          <w:jc w:val="both"/>
          <w:outlineLvl w:val="0"/>
        </w:pPr>
      </w:pPrChange>
    </w:pPr>
    <w:rPr>
      <w:rPrChange w:id="1" w:author="Кошкин Олег Владимирович" w:date="2022-12-27T20:15:00Z">
        <w:rPr>
          <w:rFonts w:eastAsiaTheme="majorEastAsia"/>
          <w:sz w:val="28"/>
          <w:szCs w:val="28"/>
          <w:lang w:val="ru-RU" w:eastAsia="en-US" w:bidi="ar-SA"/>
        </w:rPr>
      </w:rPrChange>
    </w:rPr>
  </w:style>
  <w:style w:type="character" w:customStyle="1" w:styleId="VyatSUHeader10">
    <w:name w:val="VyatSU Header1 Знак"/>
    <w:basedOn w:val="TimesHeader0"/>
    <w:link w:val="VyatSUHeader1"/>
    <w:rsid w:val="00253C97"/>
    <w:rPr>
      <w:rFonts w:ascii="Times New Roman" w:eastAsiaTheme="majorEastAsia" w:hAnsi="Times New Roman" w:cs="Times New Roman"/>
      <w:color w:val="2F5496" w:themeColor="accent1" w:themeShade="BF"/>
      <w:sz w:val="28"/>
      <w:szCs w:val="28"/>
    </w:rPr>
  </w:style>
  <w:style w:type="paragraph" w:customStyle="1" w:styleId="VyatSUHeader3">
    <w:name w:val="VyatSU Header3"/>
    <w:basedOn w:val="VyatSUHeader1"/>
    <w:link w:val="VyatSUHeader30"/>
    <w:qFormat/>
    <w:rsid w:val="00253C97"/>
    <w:pPr>
      <w:numPr>
        <w:ilvl w:val="2"/>
      </w:numPr>
      <w:ind w:left="0" w:firstLine="709"/>
      <w:pPrChange w:id="2" w:author="Кошкин Олег Владимирович" w:date="2022-12-27T20:16:00Z">
        <w:pPr>
          <w:keepNext/>
          <w:keepLines/>
          <w:numPr>
            <w:ilvl w:val="2"/>
            <w:numId w:val="1"/>
          </w:numPr>
          <w:spacing w:before="480" w:after="480" w:line="360" w:lineRule="auto"/>
          <w:ind w:left="357" w:firstLine="709"/>
          <w:jc w:val="both"/>
          <w:outlineLvl w:val="0"/>
        </w:pPr>
      </w:pPrChange>
    </w:pPr>
    <w:rPr>
      <w:rPrChange w:id="2" w:author="Кошкин Олег Владимирович" w:date="2022-12-27T20:16:00Z">
        <w:rPr>
          <w:rFonts w:eastAsiaTheme="majorEastAsia"/>
          <w:sz w:val="28"/>
          <w:szCs w:val="28"/>
          <w:lang w:val="ru-RU" w:eastAsia="en-US" w:bidi="ar-SA"/>
        </w:rPr>
      </w:rPrChange>
    </w:rPr>
  </w:style>
  <w:style w:type="character" w:customStyle="1" w:styleId="VyatSUHeader20">
    <w:name w:val="VyatSU Header2 Знак"/>
    <w:basedOn w:val="VyatSUHeader10"/>
    <w:link w:val="VyatSUHeader2"/>
    <w:rsid w:val="00253C97"/>
    <w:rPr>
      <w:rFonts w:ascii="Times New Roman" w:eastAsiaTheme="majorEastAsia" w:hAnsi="Times New Roman" w:cs="Times New Roman"/>
      <w:color w:val="2F5496" w:themeColor="accent1" w:themeShade="BF"/>
      <w:sz w:val="28"/>
      <w:szCs w:val="28"/>
    </w:rPr>
  </w:style>
  <w:style w:type="paragraph" w:customStyle="1" w:styleId="VyatSUHeader4">
    <w:name w:val="VyatSU Header4"/>
    <w:basedOn w:val="VyatSUHeader3"/>
    <w:link w:val="VyatSUHeader40"/>
    <w:qFormat/>
    <w:rsid w:val="00380DCC"/>
    <w:pPr>
      <w:numPr>
        <w:ilvl w:val="3"/>
      </w:numPr>
      <w:ind w:left="0" w:firstLine="709"/>
    </w:pPr>
  </w:style>
  <w:style w:type="character" w:customStyle="1" w:styleId="VyatSUHeader30">
    <w:name w:val="VyatSU Header3 Знак"/>
    <w:basedOn w:val="VyatSUHeader10"/>
    <w:link w:val="VyatSUHeader3"/>
    <w:rsid w:val="00253C97"/>
    <w:rPr>
      <w:rFonts w:ascii="Times New Roman" w:eastAsiaTheme="majorEastAsia" w:hAnsi="Times New Roman" w:cs="Times New Roman"/>
      <w:color w:val="2F5496" w:themeColor="accent1" w:themeShade="BF"/>
      <w:sz w:val="28"/>
      <w:szCs w:val="28"/>
    </w:rPr>
  </w:style>
  <w:style w:type="paragraph" w:customStyle="1" w:styleId="VyatSUTableHeader">
    <w:name w:val="VyatSU TableHeader"/>
    <w:basedOn w:val="Times14"/>
    <w:link w:val="VyatSUTableHeader0"/>
    <w:qFormat/>
    <w:rsid w:val="00737729"/>
    <w:pPr>
      <w:spacing w:before="240"/>
      <w:ind w:firstLine="0"/>
    </w:pPr>
    <w:rPr>
      <w:color w:val="000000"/>
    </w:rPr>
  </w:style>
  <w:style w:type="character" w:customStyle="1" w:styleId="VyatSUHeader40">
    <w:name w:val="VyatSU Header4 Знак"/>
    <w:basedOn w:val="VyatSUHeader30"/>
    <w:link w:val="VyatSUHeader4"/>
    <w:rsid w:val="00380DCC"/>
    <w:rPr>
      <w:rFonts w:ascii="Times New Roman" w:eastAsiaTheme="majorEastAsia" w:hAnsi="Times New Roman" w:cs="Times New Roman"/>
      <w:color w:val="2F5496" w:themeColor="accent1" w:themeShade="BF"/>
      <w:sz w:val="28"/>
      <w:szCs w:val="28"/>
    </w:rPr>
  </w:style>
  <w:style w:type="paragraph" w:customStyle="1" w:styleId="ninxheader">
    <w:name w:val="ninx header"/>
    <w:basedOn w:val="Times14"/>
    <w:link w:val="ninxheader0"/>
    <w:qFormat/>
    <w:rsid w:val="000355C1"/>
    <w:pPr>
      <w:spacing w:before="480" w:after="480"/>
      <w:pPrChange w:id="3" w:author="Кошкин Олег Владимирович" w:date="2022-12-27T20:31:00Z">
        <w:pPr>
          <w:spacing w:before="240" w:after="480" w:line="360" w:lineRule="auto"/>
          <w:ind w:firstLine="709"/>
          <w:jc w:val="both"/>
        </w:pPr>
      </w:pPrChange>
    </w:pPr>
    <w:rPr>
      <w:rPrChange w:id="3" w:author="Кошкин Олег Владимирович" w:date="2022-12-27T20:31:00Z">
        <w:rPr>
          <w:rFonts w:eastAsiaTheme="minorHAnsi"/>
          <w:sz w:val="28"/>
          <w:szCs w:val="28"/>
          <w:lang w:val="ru-RU" w:eastAsia="en-US" w:bidi="ar-SA"/>
        </w:rPr>
      </w:rPrChange>
    </w:rPr>
  </w:style>
  <w:style w:type="character" w:customStyle="1" w:styleId="VyatSUTableHeader0">
    <w:name w:val="VyatSU TableHeader Знак"/>
    <w:basedOn w:val="Times140"/>
    <w:link w:val="VyatSUTableHeader"/>
    <w:rsid w:val="00737729"/>
    <w:rPr>
      <w:rFonts w:ascii="Times New Roman" w:hAnsi="Times New Roman" w:cs="Times New Roman"/>
      <w:color w:val="000000"/>
      <w:sz w:val="28"/>
      <w:szCs w:val="28"/>
    </w:rPr>
  </w:style>
  <w:style w:type="character" w:customStyle="1" w:styleId="ninxheader0">
    <w:name w:val="ninx header Знак"/>
    <w:basedOn w:val="Times140"/>
    <w:link w:val="ninxheader"/>
    <w:rsid w:val="000355C1"/>
    <w:rPr>
      <w:rFonts w:ascii="Times New Roman" w:hAnsi="Times New Roman" w:cs="Times New Roman"/>
      <w:sz w:val="28"/>
      <w:szCs w:val="28"/>
    </w:rPr>
  </w:style>
  <w:style w:type="character" w:styleId="af1">
    <w:name w:val="annotation reference"/>
    <w:basedOn w:val="a0"/>
    <w:uiPriority w:val="99"/>
    <w:semiHidden/>
    <w:unhideWhenUsed/>
    <w:rsid w:val="000127C5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0127C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0127C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127C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0127C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11953">
          <w:marLeft w:val="-7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hyperlink" Target="https://ru.wikipedia.org/wiki/%D0%9E%D0%B1%D0%BC%D0%B5%D0%BD_%D0%B4%D0%B0%D0%BD%D0%BD%D1%8B%D0%BC%D0%B8" TargetMode="External"/><Relationship Id="rId26" Type="http://schemas.openxmlformats.org/officeDocument/2006/relationships/image" Target="media/image11.emf"/><Relationship Id="rId39" Type="http://schemas.openxmlformats.org/officeDocument/2006/relationships/footer" Target="footer2.xml"/><Relationship Id="rId21" Type="http://schemas.openxmlformats.org/officeDocument/2006/relationships/hyperlink" Target="https://ru.wikipedia.org/wiki/HTTP" TargetMode="External"/><Relationship Id="rId34" Type="http://schemas.openxmlformats.org/officeDocument/2006/relationships/image" Target="media/image19.emf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hyperlink" Target="https://ru.wikipedia.org/wiki/%D0%91%D1%80%D0%B0%D1%83%D0%B7%D0%B5%D1%80" TargetMode="External"/><Relationship Id="rId29" Type="http://schemas.openxmlformats.org/officeDocument/2006/relationships/image" Target="media/image14.emf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9.emf"/><Relationship Id="rId32" Type="http://schemas.openxmlformats.org/officeDocument/2006/relationships/image" Target="media/image17.emf"/><Relationship Id="rId37" Type="http://schemas.openxmlformats.org/officeDocument/2006/relationships/hyperlink" Target="https://ru.wikipedia.org/wiki/HTTP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image" Target="media/image13.emf"/><Relationship Id="rId36" Type="http://schemas.openxmlformats.org/officeDocument/2006/relationships/image" Target="media/image21.emf"/><Relationship Id="rId10" Type="http://schemas.microsoft.com/office/2016/09/relationships/commentsIds" Target="commentsIds.xml"/><Relationship Id="rId19" Type="http://schemas.openxmlformats.org/officeDocument/2006/relationships/hyperlink" Target="https://ru.wikipedia.org/wiki/JavaScript" TargetMode="External"/><Relationship Id="rId31" Type="http://schemas.openxmlformats.org/officeDocument/2006/relationships/image" Target="media/image16.emf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image" Target="media/image12.emf"/><Relationship Id="rId30" Type="http://schemas.openxmlformats.org/officeDocument/2006/relationships/image" Target="media/image15.emf"/><Relationship Id="rId35" Type="http://schemas.openxmlformats.org/officeDocument/2006/relationships/image" Target="media/image20.emf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8.emf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C2B820-44D8-49ED-9CE1-AFF4AA7B1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3056</TotalTime>
  <Pages>54</Pages>
  <Words>6394</Words>
  <Characters>36452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Крючков Илья Сергеевич</cp:lastModifiedBy>
  <cp:revision>262</cp:revision>
  <cp:lastPrinted>2022-12-27T18:08:00Z</cp:lastPrinted>
  <dcterms:created xsi:type="dcterms:W3CDTF">2022-04-24T14:54:00Z</dcterms:created>
  <dcterms:modified xsi:type="dcterms:W3CDTF">2022-12-27T19:28:00Z</dcterms:modified>
</cp:coreProperties>
</file>